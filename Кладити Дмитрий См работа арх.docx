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8A84" w14:textId="14E15702" w:rsidR="005E5381" w:rsidRDefault="005E5381" w:rsidP="005E5381">
      <w:pPr>
        <w:pStyle w:val="a3"/>
      </w:pPr>
      <w:r>
        <w:t>Самостоятельная работа по архитектуре аппаратных средств</w:t>
      </w:r>
      <w:r>
        <w:br/>
      </w:r>
      <w:r>
        <w:br/>
        <w:t>---</w:t>
      </w:r>
      <w:r>
        <w:br/>
      </w:r>
      <w:r>
        <w:br/>
        <w:t>Часть А. Теоретические вопросы (выберите один правильный ответ)</w:t>
      </w:r>
      <w:r>
        <w:br/>
      </w:r>
      <w:r>
        <w:br/>
        <w:t>А1. Что понимается под архитектурой компьютера?</w:t>
      </w:r>
      <w:r>
        <w:br/>
      </w:r>
      <w:r>
        <w:br/>
        <w:t>1. Совокупность технических характеристик</w:t>
      </w:r>
      <w:r>
        <w:br/>
      </w:r>
      <w:r w:rsidRPr="009C2CED">
        <w:rPr>
          <w:b/>
          <w:bCs/>
          <w:u w:val="single"/>
          <w:rPrChange w:id="0" w:author="Admin" w:date="2026-09-29T13:31:00Z" w16du:dateUtc="2026-09-29T10:31:00Z">
            <w:rPr/>
          </w:rPrChange>
        </w:rPr>
        <w:t>2. Общее описание структуры и принципов работы компьютера, включая систему команд</w:t>
      </w:r>
      <w:r w:rsidRPr="009C2CED">
        <w:rPr>
          <w:b/>
          <w:bCs/>
          <w:rPrChange w:id="1" w:author="Admin" w:date="2026-09-29T13:31:00Z" w16du:dateUtc="2026-09-29T10:31:00Z">
            <w:rPr/>
          </w:rPrChange>
        </w:rPr>
        <w:br/>
      </w:r>
      <w:r>
        <w:t>3. Внешний вид системного блока</w:t>
      </w:r>
      <w:r>
        <w:br/>
        <w:t>4. Набор микросхем на материнской плате</w:t>
      </w:r>
      <w:r>
        <w:br/>
      </w:r>
      <w:r>
        <w:br/>
        <w:t>А2. Какое устройство компьютера выполняет арифметические и логические операции?</w:t>
      </w:r>
      <w:r>
        <w:br/>
      </w:r>
      <w:r>
        <w:br/>
        <w:t>1. ОЗУ</w:t>
      </w:r>
      <w:r>
        <w:br/>
        <w:t>2. Устройство управления</w:t>
      </w:r>
      <w:r>
        <w:br/>
      </w:r>
      <w:r w:rsidRPr="009C2CED">
        <w:rPr>
          <w:b/>
          <w:bCs/>
          <w:u w:val="single"/>
          <w:rPrChange w:id="2" w:author="Admin" w:date="2026-09-29T13:31:00Z" w16du:dateUtc="2026-09-29T10:31:00Z">
            <w:rPr/>
          </w:rPrChange>
        </w:rPr>
        <w:t>3. АЛУ</w:t>
      </w:r>
      <w:ins w:id="3" w:author="Admin" w:date="2026-09-29T13:36:00Z" w16du:dateUtc="2026-09-29T10:36:00Z">
        <w:r w:rsidR="009C2CED" w:rsidRPr="009C2CED">
          <w:rPr>
            <w:rPrChange w:id="4" w:author="Admin" w:date="2026-09-29T13:36:00Z" w16du:dateUtc="2026-09-29T10:36:00Z">
              <w:rPr>
                <w:b/>
                <w:bCs/>
                <w:u w:val="single"/>
              </w:rPr>
            </w:rPrChange>
          </w:rPr>
          <w:t xml:space="preserve"> </w:t>
        </w:r>
      </w:ins>
      <w:ins w:id="5" w:author="Admin" w:date="2026-09-29T13:38:00Z" w16du:dateUtc="2026-09-29T10:38:00Z">
        <w:r w:rsidR="009C2CED">
          <w:t>(</w:t>
        </w:r>
      </w:ins>
      <w:ins w:id="6" w:author="Admin" w:date="2026-09-29T13:36:00Z" w16du:dateUtc="2026-09-29T10:36:00Z">
        <w:r w:rsidR="009C2CED">
          <w:t>арифметическ</w:t>
        </w:r>
        <w:r w:rsidR="009C2CED">
          <w:t>ое</w:t>
        </w:r>
        <w:r w:rsidR="009C2CED">
          <w:t xml:space="preserve"> и логическ</w:t>
        </w:r>
        <w:r w:rsidR="009C2CED">
          <w:t>ое устройство</w:t>
        </w:r>
      </w:ins>
      <w:ins w:id="7" w:author="Admin" w:date="2026-09-29T13:38:00Z" w16du:dateUtc="2026-09-29T10:38:00Z">
        <w:r w:rsidR="009C2CED">
          <w:t>)</w:t>
        </w:r>
      </w:ins>
      <w:r>
        <w:br/>
        <w:t>4. ПЗУ</w:t>
      </w:r>
      <w:r>
        <w:br/>
      </w:r>
      <w:r>
        <w:br/>
        <w:t>А3. Какие устройства относятся к внутренней памяти компьютера?</w:t>
      </w:r>
      <w:r>
        <w:br/>
      </w:r>
      <w:r>
        <w:br/>
        <w:t>1. Жёсткий диск, флешка</w:t>
      </w:r>
      <w:r>
        <w:br/>
      </w:r>
      <w:r w:rsidRPr="009C2CED">
        <w:rPr>
          <w:b/>
          <w:bCs/>
          <w:u w:val="single"/>
          <w:rPrChange w:id="8" w:author="Admin" w:date="2026-09-29T13:31:00Z" w16du:dateUtc="2026-09-29T10:31:00Z">
            <w:rPr/>
          </w:rPrChange>
        </w:rPr>
        <w:t>2. ОЗУ и ПЗУ</w:t>
      </w:r>
      <w:ins w:id="9" w:author="Admin" w:date="2026-09-29T13:40:00Z" w16du:dateUtc="2026-09-29T10:40:00Z">
        <w:r w:rsidR="001A7190" w:rsidRPr="001A7190">
          <w:rPr>
            <w:rPrChange w:id="10" w:author="Admin" w:date="2026-09-29T13:40:00Z" w16du:dateUtc="2026-09-29T10:40:00Z">
              <w:rPr>
                <w:b/>
                <w:bCs/>
                <w:u w:val="single"/>
              </w:rPr>
            </w:rPrChange>
          </w:rPr>
          <w:t xml:space="preserve"> </w:t>
        </w:r>
        <w:r w:rsidR="001A7190">
          <w:t xml:space="preserve">(ЗУ – запоминающие устройства, это память, </w:t>
        </w:r>
      </w:ins>
      <w:ins w:id="11" w:author="Admin" w:date="2026-09-29T13:41:00Z" w16du:dateUtc="2026-09-29T10:41:00Z">
        <w:r w:rsidR="001A7190">
          <w:t>жесткий диск и флешка это устройства внешние, их можно физически вытащить с компьютера</w:t>
        </w:r>
      </w:ins>
      <w:ins w:id="12" w:author="Admin" w:date="2026-09-29T13:40:00Z" w16du:dateUtc="2026-09-29T10:40:00Z">
        <w:r w:rsidR="001A7190">
          <w:t>)</w:t>
        </w:r>
      </w:ins>
      <w:r>
        <w:br/>
        <w:t>3. Клавиатура, мышь</w:t>
      </w:r>
      <w:r>
        <w:br/>
        <w:t>4. Монитор, принтер</w:t>
      </w:r>
      <w:r>
        <w:br/>
      </w:r>
      <w:r>
        <w:br/>
        <w:t>А4. В какой системе счисления число 25₁₀ будет записано как 11001?</w:t>
      </w:r>
      <w:r>
        <w:br/>
      </w:r>
      <w:r>
        <w:br/>
        <w:t>1. В восьмеричной</w:t>
      </w:r>
      <w:r>
        <w:br/>
      </w:r>
      <w:r w:rsidRPr="009C2CED">
        <w:rPr>
          <w:b/>
          <w:bCs/>
          <w:u w:val="single"/>
          <w:rPrChange w:id="13" w:author="Admin" w:date="2026-09-29T13:32:00Z" w16du:dateUtc="2026-09-29T10:32:00Z">
            <w:rPr/>
          </w:rPrChange>
        </w:rPr>
        <w:t>2. В двоичной</w:t>
      </w:r>
      <w:ins w:id="14" w:author="Admin" w:date="2026-09-29T13:45:00Z" w16du:dateUtc="2026-09-29T10:45:00Z">
        <w:r w:rsidR="00256340">
          <w:t xml:space="preserve"> </w:t>
        </w:r>
        <w:r w:rsidR="00256340">
          <w:t>(</w:t>
        </w:r>
      </w:ins>
      <w:ins w:id="15" w:author="Admin" w:date="2026-09-29T13:46:00Z" w16du:dateUtc="2026-09-29T10:46:00Z">
        <w:r w:rsidR="00256340">
          <w:t>1</w:t>
        </w:r>
      </w:ins>
      <w:ins w:id="16" w:author="Admin" w:date="2026-09-29T13:45:00Z" w16du:dateUtc="2026-09-29T10:45:00Z">
        <w:r w:rsidR="00256340">
          <w:t>*16+1*8+</w:t>
        </w:r>
      </w:ins>
      <w:ins w:id="17" w:author="Admin" w:date="2026-09-29T13:46:00Z" w16du:dateUtc="2026-09-29T10:46:00Z">
        <w:r w:rsidR="00256340">
          <w:t>0</w:t>
        </w:r>
      </w:ins>
      <w:ins w:id="18" w:author="Admin" w:date="2026-09-29T13:45:00Z" w16du:dateUtc="2026-09-29T10:45:00Z">
        <w:r w:rsidR="00256340">
          <w:t xml:space="preserve">*4+0*2+1*1 = </w:t>
        </w:r>
      </w:ins>
      <w:ins w:id="19" w:author="Admin" w:date="2026-09-29T13:46:00Z" w16du:dateUtc="2026-09-29T10:46:00Z">
        <w:r w:rsidR="00256340">
          <w:t>16</w:t>
        </w:r>
      </w:ins>
      <w:ins w:id="20" w:author="Admin" w:date="2026-09-29T13:45:00Z" w16du:dateUtc="2026-09-29T10:45:00Z">
        <w:r w:rsidR="00256340">
          <w:t xml:space="preserve">+8+1 = </w:t>
        </w:r>
      </w:ins>
      <w:ins w:id="21" w:author="Admin" w:date="2026-09-29T13:46:00Z" w16du:dateUtc="2026-09-29T10:46:00Z">
        <w:r w:rsidR="00256340">
          <w:t>25</w:t>
        </w:r>
      </w:ins>
      <w:ins w:id="22" w:author="Admin" w:date="2026-09-29T13:45:00Z" w16du:dateUtc="2026-09-29T10:45:00Z">
        <w:r w:rsidR="00256340">
          <w:t>)</w:t>
        </w:r>
      </w:ins>
      <w:r>
        <w:br/>
        <w:t>3. В шестнадцатеричной</w:t>
      </w:r>
      <w:r>
        <w:br/>
        <w:t>4. В троичной</w:t>
      </w:r>
      <w:r>
        <w:br/>
      </w:r>
      <w:r>
        <w:br/>
        <w:t>А5. Переведите число 101101₂ в десятичную систему счисления.</w:t>
      </w:r>
      <w:r>
        <w:br/>
      </w:r>
      <w:r>
        <w:br/>
        <w:t>1. 43</w:t>
      </w:r>
      <w:r>
        <w:br/>
      </w:r>
      <w:r w:rsidRPr="009C2CED">
        <w:rPr>
          <w:b/>
          <w:bCs/>
          <w:u w:val="single"/>
          <w:rPrChange w:id="23" w:author="Admin" w:date="2026-09-29T13:33:00Z" w16du:dateUtc="2026-09-29T10:33:00Z">
            <w:rPr/>
          </w:rPrChange>
        </w:rPr>
        <w:t>2. 45</w:t>
      </w:r>
      <w:ins w:id="24" w:author="Admin" w:date="2026-09-29T13:38:00Z" w16du:dateUtc="2026-09-29T10:38:00Z">
        <w:r w:rsidR="009C2CED">
          <w:t xml:space="preserve"> (</w:t>
        </w:r>
        <w:r w:rsidR="009C2CED">
          <w:t>1</w:t>
        </w:r>
        <w:r w:rsidR="009C2CED">
          <w:t>*32+</w:t>
        </w:r>
        <w:r w:rsidR="009C2CED">
          <w:t>0</w:t>
        </w:r>
        <w:r w:rsidR="009C2CED">
          <w:t>*16</w:t>
        </w:r>
      </w:ins>
      <w:ins w:id="25" w:author="Admin" w:date="2026-09-29T13:39:00Z" w16du:dateUtc="2026-09-29T10:39:00Z">
        <w:r w:rsidR="009C2CED">
          <w:t>+</w:t>
        </w:r>
      </w:ins>
      <w:ins w:id="26" w:author="Admin" w:date="2026-09-29T13:38:00Z" w16du:dateUtc="2026-09-29T10:38:00Z">
        <w:r w:rsidR="009C2CED">
          <w:t>1</w:t>
        </w:r>
      </w:ins>
      <w:ins w:id="27" w:author="Admin" w:date="2026-09-29T13:39:00Z" w16du:dateUtc="2026-09-29T10:39:00Z">
        <w:r w:rsidR="009C2CED">
          <w:t>*8+</w:t>
        </w:r>
      </w:ins>
      <w:ins w:id="28" w:author="Admin" w:date="2026-09-29T13:38:00Z" w16du:dateUtc="2026-09-29T10:38:00Z">
        <w:r w:rsidR="009C2CED">
          <w:t>1</w:t>
        </w:r>
      </w:ins>
      <w:ins w:id="29" w:author="Admin" w:date="2026-09-29T13:39:00Z" w16du:dateUtc="2026-09-29T10:39:00Z">
        <w:r w:rsidR="009C2CED">
          <w:t>*4+</w:t>
        </w:r>
      </w:ins>
      <w:ins w:id="30" w:author="Admin" w:date="2026-09-29T13:38:00Z" w16du:dateUtc="2026-09-29T10:38:00Z">
        <w:r w:rsidR="009C2CED">
          <w:t>0</w:t>
        </w:r>
      </w:ins>
      <w:ins w:id="31" w:author="Admin" w:date="2026-09-29T13:39:00Z" w16du:dateUtc="2026-09-29T10:39:00Z">
        <w:r w:rsidR="009C2CED">
          <w:t>*2+</w:t>
        </w:r>
      </w:ins>
      <w:ins w:id="32" w:author="Admin" w:date="2026-09-29T13:38:00Z" w16du:dateUtc="2026-09-29T10:38:00Z">
        <w:r w:rsidR="009C2CED">
          <w:t>1</w:t>
        </w:r>
      </w:ins>
      <w:ins w:id="33" w:author="Admin" w:date="2026-09-29T13:39:00Z" w16du:dateUtc="2026-09-29T10:39:00Z">
        <w:r w:rsidR="009C2CED">
          <w:t>*1 = 32+8+4+1 = 45</w:t>
        </w:r>
      </w:ins>
      <w:ins w:id="34" w:author="Admin" w:date="2026-09-29T13:38:00Z" w16du:dateUtc="2026-09-29T10:38:00Z">
        <w:r w:rsidR="009C2CED">
          <w:t>)</w:t>
        </w:r>
      </w:ins>
      <w:r>
        <w:br/>
        <w:t>3. 47</w:t>
      </w:r>
      <w:r>
        <w:br/>
        <w:t>4. 53</w:t>
      </w:r>
      <w:r>
        <w:br/>
      </w:r>
      <w:r>
        <w:br/>
        <w:t>А6. Какая логическая операция соответствует конъюнкции?</w:t>
      </w:r>
      <w:r>
        <w:br/>
      </w:r>
      <w:r>
        <w:br/>
        <w:t>1. ИЛИ</w:t>
      </w:r>
      <w:r>
        <w:br/>
      </w:r>
      <w:r w:rsidRPr="009C2CED">
        <w:rPr>
          <w:b/>
          <w:bCs/>
          <w:u w:val="single"/>
          <w:rPrChange w:id="35" w:author="Admin" w:date="2026-09-29T13:34:00Z" w16du:dateUtc="2026-09-29T10:34:00Z">
            <w:rPr/>
          </w:rPrChange>
        </w:rPr>
        <w:t>2. И</w:t>
      </w:r>
      <w:r>
        <w:br/>
        <w:t>3. НЕ</w:t>
      </w:r>
      <w:r>
        <w:br/>
        <w:t>4. Исключающее ИЛИ</w:t>
      </w:r>
      <w:r>
        <w:br/>
      </w:r>
      <w:r>
        <w:br/>
        <w:t>А7. Результат операции 1 И 0 И 1 равен:</w:t>
      </w:r>
      <w:r>
        <w:br/>
      </w:r>
      <w:r>
        <w:br/>
      </w:r>
      <w:r>
        <w:lastRenderedPageBreak/>
        <w:t>1. 1</w:t>
      </w:r>
      <w:r>
        <w:br/>
      </w:r>
      <w:r w:rsidRPr="009C2CED">
        <w:rPr>
          <w:b/>
          <w:bCs/>
          <w:u w:val="single"/>
          <w:rPrChange w:id="36" w:author="Admin" w:date="2026-09-29T13:34:00Z" w16du:dateUtc="2026-09-29T10:34:00Z">
            <w:rPr/>
          </w:rPrChange>
        </w:rPr>
        <w:t>2. 0</w:t>
      </w:r>
      <w:ins w:id="37" w:author="Admin" w:date="2026-09-29T13:37:00Z" w16du:dateUtc="2026-09-29T10:37:00Z">
        <w:r w:rsidR="009C2CED" w:rsidRPr="009C2CED">
          <w:rPr>
            <w:rPrChange w:id="38" w:author="Admin" w:date="2026-09-29T13:37:00Z" w16du:dateUtc="2026-09-29T10:37:00Z">
              <w:rPr>
                <w:b/>
                <w:bCs/>
                <w:u w:val="single"/>
              </w:rPr>
            </w:rPrChange>
          </w:rPr>
          <w:t xml:space="preserve"> (</w:t>
        </w:r>
        <w:r w:rsidR="009C2CED">
          <w:t>потому что И эквивалентно умноже</w:t>
        </w:r>
      </w:ins>
      <w:ins w:id="39" w:author="Admin" w:date="2026-09-29T13:38:00Z" w16du:dateUtc="2026-09-29T10:38:00Z">
        <w:r w:rsidR="009C2CED">
          <w:t>нию. При умножении на 0 получаем 0</w:t>
        </w:r>
      </w:ins>
      <w:ins w:id="40" w:author="Admin" w:date="2026-09-29T13:37:00Z" w16du:dateUtc="2026-09-29T10:37:00Z">
        <w:r w:rsidR="009C2CED" w:rsidRPr="009C2CED">
          <w:rPr>
            <w:rPrChange w:id="41" w:author="Admin" w:date="2026-09-29T13:37:00Z" w16du:dateUtc="2026-09-29T10:37:00Z">
              <w:rPr>
                <w:b/>
                <w:bCs/>
                <w:u w:val="single"/>
              </w:rPr>
            </w:rPrChange>
          </w:rPr>
          <w:t>)</w:t>
        </w:r>
      </w:ins>
      <w:r>
        <w:br/>
        <w:t>3. 10</w:t>
      </w:r>
      <w:r>
        <w:br/>
        <w:t>4. Не определено</w:t>
      </w:r>
      <w:r>
        <w:br/>
      </w:r>
      <w:r>
        <w:br/>
        <w:t>А8. Сколько входов и выходов имеет полусумматор?</w:t>
      </w:r>
      <w:r>
        <w:br/>
      </w:r>
      <w:r>
        <w:br/>
        <w:t>1</w:t>
      </w:r>
      <w:r w:rsidRPr="001A7190">
        <w:rPr>
          <w:b/>
          <w:bCs/>
          <w:u w:val="single"/>
          <w:rPrChange w:id="42" w:author="Admin" w:date="2026-09-29T13:43:00Z" w16du:dateUtc="2026-09-29T10:43:00Z">
            <w:rPr/>
          </w:rPrChange>
        </w:rPr>
        <w:t>. 2 входа, 2 выхода</w:t>
      </w:r>
      <w:ins w:id="43" w:author="Admin" w:date="2026-09-29T13:42:00Z" w16du:dateUtc="2026-09-29T10:42:00Z">
        <w:r w:rsidR="001A7190">
          <w:t xml:space="preserve"> (2 входа отвечают за два числа, которые мы складываем. 1 выход это результат суммы, </w:t>
        </w:r>
      </w:ins>
      <w:ins w:id="44" w:author="Admin" w:date="2026-09-29T13:43:00Z" w16du:dateUtc="2026-09-29T10:43:00Z">
        <w:r w:rsidR="001A7190">
          <w:t>другой выход это сдвиг</w:t>
        </w:r>
      </w:ins>
      <w:ins w:id="45" w:author="Admin" w:date="2026-09-29T13:42:00Z" w16du:dateUtc="2026-09-29T10:42:00Z">
        <w:r w:rsidR="001A7190">
          <w:t>)</w:t>
        </w:r>
      </w:ins>
      <w:r>
        <w:br/>
        <w:t>2. 3 входа, 2 выхода</w:t>
      </w:r>
      <w:r>
        <w:br/>
        <w:t>3. 2 входа, 1 выход</w:t>
      </w:r>
      <w:r>
        <w:br/>
        <w:t>4. 1 вход, 2 выхода</w:t>
      </w:r>
      <w:r>
        <w:br/>
      </w:r>
      <w:r>
        <w:br/>
        <w:t>А9. Чему равны выходы сумматора S и P при сложении A=1, B=1 (для полусумматора)?</w:t>
      </w:r>
      <w:r>
        <w:br/>
      </w:r>
      <w:r>
        <w:br/>
        <w:t xml:space="preserve">1. </w:t>
      </w:r>
      <w:r w:rsidRPr="001A7190">
        <w:rPr>
          <w:b/>
          <w:bCs/>
          <w:u w:val="single"/>
          <w:rPrChange w:id="46" w:author="Admin" w:date="2026-09-29T13:44:00Z" w16du:dateUtc="2026-09-29T10:44:00Z">
            <w:rPr/>
          </w:rPrChange>
        </w:rPr>
        <w:t>S=0, P=1</w:t>
      </w:r>
      <w:ins w:id="47" w:author="Admin" w:date="2026-09-29T13:43:00Z" w16du:dateUtc="2026-09-29T10:43:00Z">
        <w:r w:rsidR="001A7190">
          <w:t xml:space="preserve"> (</w:t>
        </w:r>
        <w:r w:rsidR="001A7190">
          <w:rPr>
            <w:lang w:val="en-US"/>
          </w:rPr>
          <w:t>S</w:t>
        </w:r>
        <w:r w:rsidR="001A7190">
          <w:t xml:space="preserve"> это сумма, 1 и 1</w:t>
        </w:r>
      </w:ins>
      <w:ins w:id="48" w:author="Admin" w:date="2026-09-29T13:44:00Z" w16du:dateUtc="2026-09-29T10:44:00Z">
        <w:r w:rsidR="001A7190">
          <w:t xml:space="preserve"> дают 10, в один разряд два бита не влезут, поэтому старший бит «1» пойдет в перенос</w:t>
        </w:r>
        <w:r w:rsidR="001A7190" w:rsidRPr="001A7190">
          <w:rPr>
            <w:rPrChange w:id="49" w:author="Admin" w:date="2026-09-29T13:44:00Z" w16du:dateUtc="2026-09-29T10:44:00Z">
              <w:rPr>
                <w:lang w:val="en-US"/>
              </w:rPr>
            </w:rPrChange>
          </w:rPr>
          <w:t xml:space="preserve"> </w:t>
        </w:r>
        <w:r w:rsidR="001A7190">
          <w:rPr>
            <w:lang w:val="en-US"/>
          </w:rPr>
          <w:t>P</w:t>
        </w:r>
      </w:ins>
      <w:ins w:id="50" w:author="Admin" w:date="2026-09-29T13:43:00Z" w16du:dateUtc="2026-09-29T10:43:00Z">
        <w:r w:rsidR="001A7190">
          <w:t>)</w:t>
        </w:r>
      </w:ins>
      <w:r>
        <w:br/>
        <w:t>2. S=1, P=0</w:t>
      </w:r>
      <w:r>
        <w:br/>
        <w:t>3. S=1, P=1</w:t>
      </w:r>
      <w:r>
        <w:br/>
        <w:t>4. S=0, P=0</w:t>
      </w:r>
      <w:r>
        <w:br/>
      </w:r>
      <w:r>
        <w:br/>
        <w:t>А10. Основным устройством управления процессора является:</w:t>
      </w:r>
      <w:r>
        <w:br/>
      </w:r>
      <w:r>
        <w:br/>
        <w:t>1. АЛУ</w:t>
      </w:r>
      <w:r>
        <w:br/>
        <w:t>2. Регистры</w:t>
      </w:r>
      <w:r>
        <w:br/>
        <w:t xml:space="preserve">3. </w:t>
      </w:r>
      <w:r w:rsidRPr="001A7190">
        <w:rPr>
          <w:b/>
          <w:bCs/>
          <w:u w:val="single"/>
          <w:rPrChange w:id="51" w:author="Admin" w:date="2026-09-29T13:45:00Z" w16du:dateUtc="2026-09-29T10:45:00Z">
            <w:rPr/>
          </w:rPrChange>
        </w:rPr>
        <w:t>Устройство управления (УУ)</w:t>
      </w:r>
      <w:ins w:id="52" w:author="Admin" w:date="2026-09-29T13:44:00Z" w16du:dateUtc="2026-09-29T10:44:00Z">
        <w:r w:rsidR="001A7190">
          <w:t xml:space="preserve"> (</w:t>
        </w:r>
      </w:ins>
      <w:ins w:id="53" w:author="Admin" w:date="2026-09-29T13:45:00Z" w16du:dateUtc="2026-09-29T10:45:00Z">
        <w:r w:rsidR="001A7190">
          <w:t>оно буквально называется «Устройство управления»</w:t>
        </w:r>
      </w:ins>
      <w:ins w:id="54" w:author="Admin" w:date="2026-09-29T13:44:00Z" w16du:dateUtc="2026-09-29T10:44:00Z">
        <w:r w:rsidR="001A7190">
          <w:t>)</w:t>
        </w:r>
      </w:ins>
      <w:r>
        <w:br/>
        <w:t>4. Кэш-память</w:t>
      </w:r>
      <w:r>
        <w:br/>
      </w:r>
    </w:p>
    <w:p w14:paraId="7F3D4FC0" w14:textId="77777777" w:rsidR="00FB4220" w:rsidRDefault="005E5381" w:rsidP="005E5381">
      <w:pPr>
        <w:pStyle w:val="a3"/>
        <w:rPr>
          <w:ins w:id="55" w:author="Admin" w:date="2026-09-29T13:50:00Z" w16du:dateUtc="2026-09-29T10:50:00Z"/>
        </w:rPr>
      </w:pPr>
      <w:r>
        <w:br/>
        <w:t>Часть Б. Задания с кратким ответом</w:t>
      </w:r>
      <w:r>
        <w:br/>
      </w:r>
      <w:r>
        <w:br/>
        <w:t>Б1. Запишите число 156₁₀ в двоичной, восьмеричной и шестнадцатеричной системах счисления.</w:t>
      </w:r>
    </w:p>
    <w:p w14:paraId="54F6CE60" w14:textId="289E31F1" w:rsidR="00FB4220" w:rsidRDefault="00FB4220" w:rsidP="005E5381">
      <w:pPr>
        <w:pStyle w:val="a3"/>
        <w:rPr>
          <w:ins w:id="56" w:author="Admin" w:date="2026-09-29T13:51:00Z" w16du:dateUtc="2026-09-29T10:51:00Z"/>
        </w:rPr>
      </w:pPr>
      <w:ins w:id="57" w:author="Admin" w:date="2026-09-29T13:50:00Z" w16du:dateUtc="2026-09-29T10:50:00Z">
        <w:r>
          <w:t>В двоичной:</w:t>
        </w:r>
      </w:ins>
      <w:ins w:id="58" w:author="Admin" w:date="2026-09-29T13:51:00Z" w16du:dateUtc="2026-09-29T10:51:00Z">
        <w:r>
          <w:t xml:space="preserve"> </w:t>
        </w:r>
      </w:ins>
      <w:ins w:id="59" w:author="Admin" w:date="2026-09-29T13:48:00Z" w16du:dateUtc="2026-09-29T10:48:00Z">
        <w:r>
          <w:t>156 – 128 = 28</w:t>
        </w:r>
      </w:ins>
      <w:ins w:id="60" w:author="Admin" w:date="2026-09-29T13:49:00Z" w16du:dateUtc="2026-09-29T10:49:00Z">
        <w:r>
          <w:t>; 28 – 16 = 12; 12 – 8 = 4; 4 – 4 = 0;</w:t>
        </w:r>
      </w:ins>
      <w:ins w:id="61" w:author="Admin" w:date="2026-09-29T13:51:00Z" w16du:dateUtc="2026-09-29T10:51:00Z">
        <w:r>
          <w:t xml:space="preserve"> </w:t>
        </w:r>
      </w:ins>
      <w:ins w:id="62" w:author="Admin" w:date="2026-09-29T13:50:00Z" w16du:dateUtc="2026-09-29T10:50:00Z">
        <w:r>
          <w:t>10011100 = 156</w:t>
        </w:r>
      </w:ins>
    </w:p>
    <w:p w14:paraId="01B904DF" w14:textId="13423A81" w:rsidR="00FB4220" w:rsidRDefault="00FB4220" w:rsidP="005E5381">
      <w:pPr>
        <w:pStyle w:val="a3"/>
        <w:rPr>
          <w:ins w:id="63" w:author="Admin" w:date="2026-09-29T13:55:00Z" w16du:dateUtc="2026-09-29T10:55:00Z"/>
          <w:lang w:val="en-US"/>
        </w:rPr>
      </w:pPr>
      <w:ins w:id="64" w:author="Admin" w:date="2026-09-29T13:51:00Z" w16du:dateUtc="2026-09-29T10:51:00Z">
        <w:r>
          <w:t xml:space="preserve">В шестнадцатеричной: 156/16 = </w:t>
        </w:r>
      </w:ins>
      <w:ins w:id="65" w:author="Admin" w:date="2026-09-29T13:52:00Z" w16du:dateUtc="2026-09-29T10:52:00Z">
        <w:r>
          <w:t>9, остаток 12.</w:t>
        </w:r>
      </w:ins>
      <w:ins w:id="66" w:author="Admin" w:date="2026-09-29T13:53:00Z" w16du:dateUtc="2026-09-29T10:53:00Z">
        <w:r>
          <w:t xml:space="preserve"> В шестнадцатеричной 9=9. 12= </w:t>
        </w:r>
        <w:r>
          <w:rPr>
            <w:lang w:val="en-US"/>
          </w:rPr>
          <w:t>C</w:t>
        </w:r>
        <w:r>
          <w:t>.</w:t>
        </w:r>
        <w:r w:rsidRPr="00FB4220">
          <w:rPr>
            <w:rPrChange w:id="67" w:author="Admin" w:date="2026-09-29T13:53:00Z" w16du:dateUtc="2026-09-29T10:53:00Z">
              <w:rPr>
                <w:lang w:val="en-US"/>
              </w:rPr>
            </w:rPrChange>
          </w:rPr>
          <w:t xml:space="preserve"> 9</w:t>
        </w:r>
        <w:r>
          <w:rPr>
            <w:lang w:val="en-US"/>
          </w:rPr>
          <w:t>C</w:t>
        </w:r>
        <w:r w:rsidRPr="00FB4220">
          <w:rPr>
            <w:rPrChange w:id="68" w:author="Admin" w:date="2026-09-29T13:53:00Z" w16du:dateUtc="2026-09-29T10:53:00Z">
              <w:rPr>
                <w:lang w:val="en-US"/>
              </w:rPr>
            </w:rPrChange>
          </w:rPr>
          <w:t xml:space="preserve"> = 156</w:t>
        </w:r>
      </w:ins>
      <w:del w:id="69" w:author="Admin" w:date="2026-09-29T13:55:00Z" w16du:dateUtc="2026-09-29T10:55:00Z">
        <w:r w:rsidR="005E5381" w:rsidDel="00FB4220">
          <w:br/>
        </w:r>
      </w:del>
    </w:p>
    <w:p w14:paraId="7F0BEBBB" w14:textId="77777777" w:rsidR="00FB4220" w:rsidRDefault="005E5381" w:rsidP="005E5381">
      <w:pPr>
        <w:pStyle w:val="a3"/>
        <w:rPr>
          <w:ins w:id="70" w:author="Admin" w:date="2026-09-29T13:55:00Z" w16du:dateUtc="2026-09-29T10:55:00Z"/>
          <w:lang w:val="en-US"/>
        </w:rPr>
      </w:pPr>
      <w:r>
        <w:br/>
        <w:t>Б2. Сложите двоичные числа: 1011₂ + 1101₂. Ответ запишите в двоичной и десятичной системах.</w:t>
      </w:r>
    </w:p>
    <w:tbl>
      <w:tblPr>
        <w:tblStyle w:val="a5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  <w:tblPrChange w:id="71" w:author="Admin" w:date="2026-09-29T13:57:00Z" w16du:dateUtc="2026-09-29T10:57:00Z">
          <w:tblPr>
            <w:tblStyle w:val="a5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846"/>
        <w:tblGridChange w:id="72">
          <w:tblGrid>
            <w:gridCol w:w="846"/>
            <w:gridCol w:w="8499"/>
          </w:tblGrid>
        </w:tblGridChange>
      </w:tblGrid>
      <w:tr w:rsidR="00FB4220" w14:paraId="675A72D5" w14:textId="77777777" w:rsidTr="00FB4220">
        <w:trPr>
          <w:ins w:id="73" w:author="Admin" w:date="2026-09-29T13:55:00Z" w16du:dateUtc="2026-09-29T10:55:00Z"/>
        </w:trPr>
        <w:tc>
          <w:tcPr>
            <w:tcW w:w="846" w:type="dxa"/>
            <w:tcPrChange w:id="74" w:author="Admin" w:date="2026-09-29T13:57:00Z" w16du:dateUtc="2026-09-29T10:57:00Z">
              <w:tcPr>
                <w:tcW w:w="9345" w:type="dxa"/>
                <w:gridSpan w:val="2"/>
              </w:tcPr>
            </w:tcPrChange>
          </w:tcPr>
          <w:p w14:paraId="461D267D" w14:textId="3B5269A2" w:rsidR="00FB4220" w:rsidRDefault="00FB4220" w:rsidP="00FB4220">
            <w:pPr>
              <w:pStyle w:val="a3"/>
              <w:rPr>
                <w:ins w:id="75" w:author="Admin" w:date="2026-09-29T13:55:00Z" w16du:dateUtc="2026-09-29T10:55:00Z"/>
                <w:lang w:val="en-US"/>
              </w:rPr>
              <w:pPrChange w:id="76" w:author="Admin" w:date="2026-09-29T13:57:00Z" w16du:dateUtc="2026-09-29T10:57:00Z">
                <w:pPr>
                  <w:pStyle w:val="a3"/>
                </w:pPr>
              </w:pPrChange>
            </w:pPr>
            <w:ins w:id="77" w:author="Admin" w:date="2026-09-29T13:56:00Z" w16du:dateUtc="2026-09-29T10:56:00Z">
              <w:r>
                <w:rPr>
                  <w:lang w:val="en-US"/>
                </w:rPr>
                <w:t xml:space="preserve">  </w:t>
              </w:r>
            </w:ins>
            <w:ins w:id="78" w:author="Admin" w:date="2026-09-29T13:55:00Z" w16du:dateUtc="2026-09-29T10:55:00Z">
              <w:r>
                <w:rPr>
                  <w:lang w:val="en-US"/>
                </w:rPr>
                <w:t>1011</w:t>
              </w:r>
            </w:ins>
          </w:p>
        </w:tc>
      </w:tr>
      <w:tr w:rsidR="00FB4220" w14:paraId="1D08C362" w14:textId="77777777" w:rsidTr="00FB4220">
        <w:trPr>
          <w:ins w:id="79" w:author="Admin" w:date="2026-09-29T13:55:00Z" w16du:dateUtc="2026-09-29T10:55:00Z"/>
        </w:trPr>
        <w:tc>
          <w:tcPr>
            <w:tcW w:w="846" w:type="dxa"/>
            <w:tcPrChange w:id="80" w:author="Admin" w:date="2026-09-29T13:57:00Z" w16du:dateUtc="2026-09-29T10:57:00Z">
              <w:tcPr>
                <w:tcW w:w="9345" w:type="dxa"/>
                <w:gridSpan w:val="2"/>
              </w:tcPr>
            </w:tcPrChange>
          </w:tcPr>
          <w:p w14:paraId="13F44506" w14:textId="736A1E8D" w:rsidR="00FB4220" w:rsidRDefault="00FB4220" w:rsidP="00FB4220">
            <w:pPr>
              <w:pStyle w:val="a3"/>
              <w:rPr>
                <w:ins w:id="81" w:author="Admin" w:date="2026-09-29T13:55:00Z" w16du:dateUtc="2026-09-29T10:55:00Z"/>
                <w:lang w:val="en-US"/>
              </w:rPr>
              <w:pPrChange w:id="82" w:author="Admin" w:date="2026-09-29T13:57:00Z" w16du:dateUtc="2026-09-29T10:57:00Z">
                <w:pPr>
                  <w:pStyle w:val="a3"/>
                </w:pPr>
              </w:pPrChange>
            </w:pPr>
            <w:ins w:id="83" w:author="Admin" w:date="2026-09-29T13:55:00Z" w16du:dateUtc="2026-09-29T10:55:00Z">
              <w:r>
                <w:rPr>
                  <w:lang w:val="en-US"/>
                </w:rPr>
                <w:t>+</w:t>
              </w:r>
            </w:ins>
          </w:p>
        </w:tc>
      </w:tr>
      <w:tr w:rsidR="00FB4220" w14:paraId="49BD12B3" w14:textId="77777777" w:rsidTr="00FB4220">
        <w:trPr>
          <w:ins w:id="84" w:author="Admin" w:date="2026-09-29T13:55:00Z" w16du:dateUtc="2026-09-29T10:55:00Z"/>
        </w:trPr>
        <w:tc>
          <w:tcPr>
            <w:tcW w:w="846" w:type="dxa"/>
            <w:tcPrChange w:id="85" w:author="Admin" w:date="2026-09-29T13:57:00Z" w16du:dateUtc="2026-09-29T10:57:00Z">
              <w:tcPr>
                <w:tcW w:w="9345" w:type="dxa"/>
                <w:gridSpan w:val="2"/>
              </w:tcPr>
            </w:tcPrChange>
          </w:tcPr>
          <w:p w14:paraId="743C5606" w14:textId="4EB96CD1" w:rsidR="00FB4220" w:rsidRDefault="00FB4220" w:rsidP="00FB4220">
            <w:pPr>
              <w:pStyle w:val="a3"/>
              <w:rPr>
                <w:ins w:id="86" w:author="Admin" w:date="2026-09-29T13:55:00Z" w16du:dateUtc="2026-09-29T10:55:00Z"/>
                <w:lang w:val="en-US"/>
              </w:rPr>
              <w:pPrChange w:id="87" w:author="Admin" w:date="2026-09-29T13:57:00Z" w16du:dateUtc="2026-09-29T10:57:00Z">
                <w:pPr>
                  <w:pStyle w:val="a3"/>
                </w:pPr>
              </w:pPrChange>
            </w:pPr>
            <w:ins w:id="88" w:author="Admin" w:date="2026-09-29T13:56:00Z" w16du:dateUtc="2026-09-29T10:56:00Z">
              <w:r>
                <w:rPr>
                  <w:lang w:val="en-US"/>
                </w:rPr>
                <w:t xml:space="preserve">  </w:t>
              </w:r>
            </w:ins>
            <w:ins w:id="89" w:author="Admin" w:date="2026-09-29T13:55:00Z" w16du:dateUtc="2026-09-29T10:55:00Z">
              <w:r>
                <w:rPr>
                  <w:lang w:val="en-US"/>
                </w:rPr>
                <w:t>1101</w:t>
              </w:r>
            </w:ins>
          </w:p>
        </w:tc>
      </w:tr>
      <w:tr w:rsidR="00FB4220" w14:paraId="4569B97E" w14:textId="77777777" w:rsidTr="00FB4220">
        <w:trPr>
          <w:ins w:id="90" w:author="Admin" w:date="2026-09-29T13:55:00Z" w16du:dateUtc="2026-09-29T10:55:00Z"/>
        </w:trPr>
        <w:tc>
          <w:tcPr>
            <w:tcW w:w="846" w:type="dxa"/>
            <w:tcPrChange w:id="91" w:author="Admin" w:date="2026-09-29T13:57:00Z" w16du:dateUtc="2026-09-29T10:57:00Z">
              <w:tcPr>
                <w:tcW w:w="9345" w:type="dxa"/>
                <w:gridSpan w:val="2"/>
              </w:tcPr>
            </w:tcPrChange>
          </w:tcPr>
          <w:p w14:paraId="758333DE" w14:textId="6B9DD0D1" w:rsidR="00FB4220" w:rsidRDefault="00FB4220" w:rsidP="00FB4220">
            <w:pPr>
              <w:pStyle w:val="a3"/>
              <w:rPr>
                <w:ins w:id="92" w:author="Admin" w:date="2026-09-29T13:55:00Z" w16du:dateUtc="2026-09-29T10:55:00Z"/>
                <w:lang w:val="en-US"/>
              </w:rPr>
              <w:pPrChange w:id="93" w:author="Admin" w:date="2026-09-29T13:57:00Z" w16du:dateUtc="2026-09-29T10:57:00Z">
                <w:pPr>
                  <w:pStyle w:val="a3"/>
                </w:pPr>
              </w:pPrChange>
            </w:pPr>
            <w:ins w:id="94" w:author="Admin" w:date="2026-09-29T13:56:00Z" w16du:dateUtc="2026-09-29T10:56:00Z">
              <w:r>
                <w:rPr>
                  <w:lang w:val="en-US"/>
                </w:rPr>
                <w:t xml:space="preserve"> </w:t>
              </w:r>
            </w:ins>
            <w:ins w:id="95" w:author="Admin" w:date="2026-09-29T13:55:00Z" w16du:dateUtc="2026-09-29T10:55:00Z">
              <w:r>
                <w:rPr>
                  <w:lang w:val="en-US"/>
                </w:rPr>
                <w:t>--</w:t>
              </w:r>
            </w:ins>
            <w:ins w:id="96" w:author="Admin" w:date="2026-09-29T13:56:00Z" w16du:dateUtc="2026-09-29T10:56:00Z">
              <w:r>
                <w:rPr>
                  <w:lang w:val="en-US"/>
                </w:rPr>
                <w:t>-</w:t>
              </w:r>
            </w:ins>
            <w:ins w:id="97" w:author="Admin" w:date="2026-09-29T13:55:00Z" w16du:dateUtc="2026-09-29T10:55:00Z">
              <w:r>
                <w:rPr>
                  <w:lang w:val="en-US"/>
                </w:rPr>
                <w:t>----</w:t>
              </w:r>
            </w:ins>
          </w:p>
        </w:tc>
      </w:tr>
      <w:tr w:rsidR="00FB4220" w14:paraId="41ADF591" w14:textId="77777777" w:rsidTr="00FB4220">
        <w:trPr>
          <w:ins w:id="98" w:author="Admin" w:date="2026-09-29T13:55:00Z" w16du:dateUtc="2026-09-29T10:55:00Z"/>
        </w:trPr>
        <w:tc>
          <w:tcPr>
            <w:tcW w:w="846" w:type="dxa"/>
            <w:tcPrChange w:id="99" w:author="Admin" w:date="2026-09-29T13:57:00Z" w16du:dateUtc="2026-09-29T10:57:00Z">
              <w:tcPr>
                <w:tcW w:w="9345" w:type="dxa"/>
                <w:gridSpan w:val="2"/>
              </w:tcPr>
            </w:tcPrChange>
          </w:tcPr>
          <w:p w14:paraId="03FDFBB5" w14:textId="2DEF914B" w:rsidR="00FB4220" w:rsidRDefault="00FB4220" w:rsidP="00FB4220">
            <w:pPr>
              <w:pStyle w:val="a3"/>
              <w:rPr>
                <w:ins w:id="100" w:author="Admin" w:date="2026-09-29T13:55:00Z" w16du:dateUtc="2026-09-29T10:55:00Z"/>
                <w:lang w:val="en-US"/>
              </w:rPr>
              <w:pPrChange w:id="101" w:author="Admin" w:date="2026-09-29T13:57:00Z" w16du:dateUtc="2026-09-29T10:57:00Z">
                <w:pPr>
                  <w:pStyle w:val="a3"/>
                </w:pPr>
              </w:pPrChange>
            </w:pPr>
            <w:ins w:id="102" w:author="Admin" w:date="2026-09-29T13:57:00Z" w16du:dateUtc="2026-09-29T10:57:00Z">
              <w:r>
                <w:rPr>
                  <w:lang w:val="en-US"/>
                </w:rPr>
                <w:t>11</w:t>
              </w:r>
            </w:ins>
            <w:ins w:id="103" w:author="Admin" w:date="2026-09-29T13:56:00Z" w16du:dateUtc="2026-09-29T10:56:00Z">
              <w:r>
                <w:rPr>
                  <w:lang w:val="en-US"/>
                </w:rPr>
                <w:t>000</w:t>
              </w:r>
            </w:ins>
          </w:p>
        </w:tc>
      </w:tr>
    </w:tbl>
    <w:p w14:paraId="59750582" w14:textId="59C5D974" w:rsidR="00FB4220" w:rsidRDefault="00FB4220" w:rsidP="00FB4220">
      <w:pPr>
        <w:pStyle w:val="a3"/>
        <w:tabs>
          <w:tab w:val="left" w:pos="1908"/>
        </w:tabs>
        <w:rPr>
          <w:ins w:id="104" w:author="Admin" w:date="2026-09-29T13:55:00Z" w16du:dateUtc="2026-09-29T10:55:00Z"/>
          <w:lang w:val="en-US"/>
        </w:rPr>
        <w:pPrChange w:id="105" w:author="Admin" w:date="2026-09-29T13:57:00Z" w16du:dateUtc="2026-09-29T10:57:00Z">
          <w:pPr>
            <w:pStyle w:val="a3"/>
          </w:pPr>
        </w:pPrChange>
      </w:pPr>
      <w:ins w:id="106" w:author="Admin" w:date="2026-09-29T13:57:00Z" w16du:dateUtc="2026-09-29T10:57:00Z">
        <w:r>
          <w:rPr>
            <w:lang w:val="en-US"/>
          </w:rPr>
          <w:tab/>
          <w:t>11000 = 1*16 + 1*8 = 24</w:t>
        </w:r>
        <w:r>
          <w:rPr>
            <w:lang w:val="en-US"/>
          </w:rPr>
          <w:br w:type="textWrapping" w:clear="all"/>
        </w:r>
      </w:ins>
    </w:p>
    <w:p w14:paraId="4CE41F6A" w14:textId="77777777" w:rsidR="000A51D9" w:rsidRDefault="005E5381" w:rsidP="005E5381">
      <w:pPr>
        <w:pStyle w:val="a3"/>
        <w:rPr>
          <w:ins w:id="107" w:author="Admin" w:date="2026-09-29T13:57:00Z" w16du:dateUtc="2026-09-29T10:57:00Z"/>
          <w:lang w:val="en-US"/>
        </w:rPr>
      </w:pPr>
      <w:r>
        <w:lastRenderedPageBreak/>
        <w:br/>
      </w:r>
      <w:r>
        <w:br/>
        <w:t>Б3. Постройте таблицу истинности для логического выражения: F = (A И B) ИЛИ (НЕ C)</w:t>
      </w:r>
    </w:p>
    <w:tbl>
      <w:tblPr>
        <w:tblStyle w:val="a6"/>
        <w:tblW w:w="0" w:type="auto"/>
        <w:tblLook w:val="04A0" w:firstRow="1" w:lastRow="0" w:firstColumn="1" w:lastColumn="0" w:noHBand="0" w:noVBand="1"/>
        <w:tblPrChange w:id="108" w:author="Admin" w:date="2026-09-29T13:59:00Z" w16du:dateUtc="2026-09-29T10:59:00Z">
          <w:tblPr>
            <w:tblStyle w:val="a5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336"/>
        <w:gridCol w:w="2336"/>
        <w:gridCol w:w="2336"/>
        <w:gridCol w:w="2337"/>
        <w:tblGridChange w:id="109">
          <w:tblGrid>
            <w:gridCol w:w="2336"/>
            <w:gridCol w:w="2336"/>
            <w:gridCol w:w="2336"/>
            <w:gridCol w:w="2337"/>
          </w:tblGrid>
        </w:tblGridChange>
      </w:tblGrid>
      <w:tr w:rsidR="000A51D9" w14:paraId="217CAD26" w14:textId="77777777" w:rsidTr="000A51D9">
        <w:trPr>
          <w:ins w:id="110" w:author="Admin" w:date="2026-09-29T13:58:00Z" w16du:dateUtc="2026-09-29T10:58:00Z"/>
        </w:trPr>
        <w:tc>
          <w:tcPr>
            <w:tcW w:w="2336" w:type="dxa"/>
            <w:tcPrChange w:id="111" w:author="Admin" w:date="2026-09-29T13:59:00Z" w16du:dateUtc="2026-09-29T10:59:00Z">
              <w:tcPr>
                <w:tcW w:w="2336" w:type="dxa"/>
              </w:tcPr>
            </w:tcPrChange>
          </w:tcPr>
          <w:p w14:paraId="289CACEE" w14:textId="73933FD7" w:rsidR="000A51D9" w:rsidRDefault="000A51D9" w:rsidP="000A51D9">
            <w:pPr>
              <w:pStyle w:val="a3"/>
              <w:jc w:val="center"/>
              <w:rPr>
                <w:ins w:id="112" w:author="Admin" w:date="2026-09-29T13:58:00Z" w16du:dateUtc="2026-09-29T10:58:00Z"/>
                <w:lang w:val="en-US"/>
              </w:rPr>
              <w:pPrChange w:id="113" w:author="Admin" w:date="2026-09-29T13:59:00Z" w16du:dateUtc="2026-09-29T10:59:00Z">
                <w:pPr>
                  <w:pStyle w:val="a3"/>
                </w:pPr>
              </w:pPrChange>
            </w:pPr>
            <w:ins w:id="114" w:author="Admin" w:date="2026-09-29T13:59:00Z" w16du:dateUtc="2026-09-29T10:59:00Z">
              <w:r>
                <w:rPr>
                  <w:lang w:val="en-US"/>
                </w:rPr>
                <w:t>A</w:t>
              </w:r>
            </w:ins>
          </w:p>
        </w:tc>
        <w:tc>
          <w:tcPr>
            <w:tcW w:w="2336" w:type="dxa"/>
            <w:tcPrChange w:id="115" w:author="Admin" w:date="2026-09-29T13:59:00Z" w16du:dateUtc="2026-09-29T10:59:00Z">
              <w:tcPr>
                <w:tcW w:w="2336" w:type="dxa"/>
              </w:tcPr>
            </w:tcPrChange>
          </w:tcPr>
          <w:p w14:paraId="1DA2F641" w14:textId="66D5C932" w:rsidR="000A51D9" w:rsidRDefault="000A51D9" w:rsidP="000A51D9">
            <w:pPr>
              <w:pStyle w:val="a3"/>
              <w:jc w:val="center"/>
              <w:rPr>
                <w:ins w:id="116" w:author="Admin" w:date="2026-09-29T13:58:00Z" w16du:dateUtc="2026-09-29T10:58:00Z"/>
                <w:lang w:val="en-US"/>
              </w:rPr>
              <w:pPrChange w:id="117" w:author="Admin" w:date="2026-09-29T13:59:00Z" w16du:dateUtc="2026-09-29T10:59:00Z">
                <w:pPr>
                  <w:pStyle w:val="a3"/>
                </w:pPr>
              </w:pPrChange>
            </w:pPr>
            <w:ins w:id="118" w:author="Admin" w:date="2026-09-29T13:59:00Z" w16du:dateUtc="2026-09-29T10:59:00Z">
              <w:r>
                <w:rPr>
                  <w:lang w:val="en-US"/>
                </w:rPr>
                <w:t>B</w:t>
              </w:r>
            </w:ins>
          </w:p>
        </w:tc>
        <w:tc>
          <w:tcPr>
            <w:tcW w:w="2336" w:type="dxa"/>
            <w:tcPrChange w:id="119" w:author="Admin" w:date="2026-09-29T13:59:00Z" w16du:dateUtc="2026-09-29T10:59:00Z">
              <w:tcPr>
                <w:tcW w:w="2336" w:type="dxa"/>
              </w:tcPr>
            </w:tcPrChange>
          </w:tcPr>
          <w:p w14:paraId="0FCDD101" w14:textId="00231AD6" w:rsidR="000A51D9" w:rsidRDefault="000A51D9" w:rsidP="000A51D9">
            <w:pPr>
              <w:pStyle w:val="a3"/>
              <w:jc w:val="center"/>
              <w:rPr>
                <w:ins w:id="120" w:author="Admin" w:date="2026-09-29T13:58:00Z" w16du:dateUtc="2026-09-29T10:58:00Z"/>
                <w:lang w:val="en-US"/>
              </w:rPr>
              <w:pPrChange w:id="121" w:author="Admin" w:date="2026-09-29T13:59:00Z" w16du:dateUtc="2026-09-29T10:59:00Z">
                <w:pPr>
                  <w:pStyle w:val="a3"/>
                </w:pPr>
              </w:pPrChange>
            </w:pPr>
            <w:ins w:id="122" w:author="Admin" w:date="2026-09-29T13:59:00Z" w16du:dateUtc="2026-09-29T10:59:00Z">
              <w:r>
                <w:rPr>
                  <w:lang w:val="en-US"/>
                </w:rPr>
                <w:t>C</w:t>
              </w:r>
            </w:ins>
          </w:p>
        </w:tc>
        <w:tc>
          <w:tcPr>
            <w:tcW w:w="2337" w:type="dxa"/>
            <w:tcPrChange w:id="123" w:author="Admin" w:date="2026-09-29T13:59:00Z" w16du:dateUtc="2026-09-29T10:59:00Z">
              <w:tcPr>
                <w:tcW w:w="2337" w:type="dxa"/>
              </w:tcPr>
            </w:tcPrChange>
          </w:tcPr>
          <w:p w14:paraId="65D7C3BA" w14:textId="56E083B9" w:rsidR="000A51D9" w:rsidRDefault="000A51D9" w:rsidP="000A51D9">
            <w:pPr>
              <w:pStyle w:val="a3"/>
              <w:jc w:val="center"/>
              <w:rPr>
                <w:ins w:id="124" w:author="Admin" w:date="2026-09-29T13:58:00Z" w16du:dateUtc="2026-09-29T10:58:00Z"/>
                <w:lang w:val="en-US"/>
              </w:rPr>
              <w:pPrChange w:id="125" w:author="Admin" w:date="2026-09-29T13:59:00Z" w16du:dateUtc="2026-09-29T10:59:00Z">
                <w:pPr>
                  <w:pStyle w:val="a3"/>
                </w:pPr>
              </w:pPrChange>
            </w:pPr>
            <w:ins w:id="126" w:author="Admin" w:date="2026-09-29T13:59:00Z" w16du:dateUtc="2026-09-29T10:59:00Z">
              <w:r>
                <w:rPr>
                  <w:lang w:val="en-US"/>
                </w:rPr>
                <w:t>F</w:t>
              </w:r>
            </w:ins>
          </w:p>
        </w:tc>
      </w:tr>
      <w:tr w:rsidR="000A51D9" w14:paraId="209A6885" w14:textId="77777777" w:rsidTr="000A51D9">
        <w:trPr>
          <w:ins w:id="127" w:author="Admin" w:date="2026-09-29T13:58:00Z" w16du:dateUtc="2026-09-29T10:58:00Z"/>
        </w:trPr>
        <w:tc>
          <w:tcPr>
            <w:tcW w:w="2336" w:type="dxa"/>
            <w:tcPrChange w:id="128" w:author="Admin" w:date="2026-09-29T13:59:00Z" w16du:dateUtc="2026-09-29T10:59:00Z">
              <w:tcPr>
                <w:tcW w:w="2336" w:type="dxa"/>
              </w:tcPr>
            </w:tcPrChange>
          </w:tcPr>
          <w:p w14:paraId="470B3C42" w14:textId="3CF6B881" w:rsidR="000A51D9" w:rsidRDefault="000A51D9" w:rsidP="005E5381">
            <w:pPr>
              <w:pStyle w:val="a3"/>
              <w:rPr>
                <w:ins w:id="129" w:author="Admin" w:date="2026-09-29T13:58:00Z" w16du:dateUtc="2026-09-29T10:58:00Z"/>
                <w:lang w:val="en-US"/>
              </w:rPr>
            </w:pPr>
            <w:ins w:id="130" w:author="Admin" w:date="2026-09-29T13:59:00Z" w16du:dateUtc="2026-09-29T10:5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  <w:tcPrChange w:id="131" w:author="Admin" w:date="2026-09-29T13:59:00Z" w16du:dateUtc="2026-09-29T10:59:00Z">
              <w:tcPr>
                <w:tcW w:w="2336" w:type="dxa"/>
              </w:tcPr>
            </w:tcPrChange>
          </w:tcPr>
          <w:p w14:paraId="15138553" w14:textId="36B19500" w:rsidR="000A51D9" w:rsidRDefault="000A51D9" w:rsidP="005E5381">
            <w:pPr>
              <w:pStyle w:val="a3"/>
              <w:rPr>
                <w:ins w:id="132" w:author="Admin" w:date="2026-09-29T13:58:00Z" w16du:dateUtc="2026-09-29T10:58:00Z"/>
                <w:lang w:val="en-US"/>
              </w:rPr>
            </w:pPr>
            <w:ins w:id="133" w:author="Admin" w:date="2026-09-29T13:59:00Z" w16du:dateUtc="2026-09-29T10:5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  <w:tcPrChange w:id="134" w:author="Admin" w:date="2026-09-29T13:59:00Z" w16du:dateUtc="2026-09-29T10:59:00Z">
              <w:tcPr>
                <w:tcW w:w="2336" w:type="dxa"/>
              </w:tcPr>
            </w:tcPrChange>
          </w:tcPr>
          <w:p w14:paraId="28EE705C" w14:textId="2C72F9D2" w:rsidR="000A51D9" w:rsidRDefault="000A51D9" w:rsidP="005E5381">
            <w:pPr>
              <w:pStyle w:val="a3"/>
              <w:rPr>
                <w:ins w:id="135" w:author="Admin" w:date="2026-09-29T13:58:00Z" w16du:dateUtc="2026-09-29T10:58:00Z"/>
                <w:lang w:val="en-US"/>
              </w:rPr>
            </w:pPr>
            <w:ins w:id="136" w:author="Admin" w:date="2026-09-29T13:59:00Z" w16du:dateUtc="2026-09-29T10:5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  <w:tcPrChange w:id="137" w:author="Admin" w:date="2026-09-29T13:59:00Z" w16du:dateUtc="2026-09-29T10:59:00Z">
              <w:tcPr>
                <w:tcW w:w="2337" w:type="dxa"/>
              </w:tcPr>
            </w:tcPrChange>
          </w:tcPr>
          <w:p w14:paraId="5E593D88" w14:textId="282941F6" w:rsidR="000A51D9" w:rsidRDefault="000A51D9" w:rsidP="005E5381">
            <w:pPr>
              <w:pStyle w:val="a3"/>
              <w:rPr>
                <w:ins w:id="138" w:author="Admin" w:date="2026-09-29T13:58:00Z" w16du:dateUtc="2026-09-29T10:58:00Z"/>
                <w:lang w:val="en-US"/>
              </w:rPr>
            </w:pPr>
            <w:ins w:id="139" w:author="Admin" w:date="2026-09-29T14:00:00Z" w16du:dateUtc="2026-09-29T11:00:00Z">
              <w:r>
                <w:rPr>
                  <w:lang w:val="en-US"/>
                </w:rPr>
                <w:t>1</w:t>
              </w:r>
            </w:ins>
          </w:p>
        </w:tc>
      </w:tr>
      <w:tr w:rsidR="000A51D9" w14:paraId="2E82CCDE" w14:textId="77777777" w:rsidTr="000A51D9">
        <w:trPr>
          <w:ins w:id="140" w:author="Admin" w:date="2026-09-29T13:58:00Z" w16du:dateUtc="2026-09-29T10:58:00Z"/>
        </w:trPr>
        <w:tc>
          <w:tcPr>
            <w:tcW w:w="2336" w:type="dxa"/>
            <w:tcPrChange w:id="141" w:author="Admin" w:date="2026-09-29T13:59:00Z" w16du:dateUtc="2026-09-29T10:59:00Z">
              <w:tcPr>
                <w:tcW w:w="2336" w:type="dxa"/>
              </w:tcPr>
            </w:tcPrChange>
          </w:tcPr>
          <w:p w14:paraId="5EA86F2F" w14:textId="0C5AC3D0" w:rsidR="000A51D9" w:rsidRDefault="000A51D9" w:rsidP="005E5381">
            <w:pPr>
              <w:pStyle w:val="a3"/>
              <w:rPr>
                <w:ins w:id="142" w:author="Admin" w:date="2026-09-29T13:58:00Z" w16du:dateUtc="2026-09-29T10:58:00Z"/>
                <w:lang w:val="en-US"/>
              </w:rPr>
            </w:pPr>
            <w:ins w:id="143" w:author="Admin" w:date="2026-09-29T13:59:00Z" w16du:dateUtc="2026-09-29T10:5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  <w:tcPrChange w:id="144" w:author="Admin" w:date="2026-09-29T13:59:00Z" w16du:dateUtc="2026-09-29T10:59:00Z">
              <w:tcPr>
                <w:tcW w:w="2336" w:type="dxa"/>
              </w:tcPr>
            </w:tcPrChange>
          </w:tcPr>
          <w:p w14:paraId="7EBE591A" w14:textId="3313F42D" w:rsidR="000A51D9" w:rsidRDefault="000A51D9" w:rsidP="005E5381">
            <w:pPr>
              <w:pStyle w:val="a3"/>
              <w:rPr>
                <w:ins w:id="145" w:author="Admin" w:date="2026-09-29T13:58:00Z" w16du:dateUtc="2026-09-29T10:58:00Z"/>
                <w:lang w:val="en-US"/>
              </w:rPr>
            </w:pPr>
            <w:ins w:id="146" w:author="Admin" w:date="2026-09-29T13:59:00Z" w16du:dateUtc="2026-09-29T10:5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  <w:tcPrChange w:id="147" w:author="Admin" w:date="2026-09-29T13:59:00Z" w16du:dateUtc="2026-09-29T10:59:00Z">
              <w:tcPr>
                <w:tcW w:w="2336" w:type="dxa"/>
              </w:tcPr>
            </w:tcPrChange>
          </w:tcPr>
          <w:p w14:paraId="676D4463" w14:textId="4C2C2CDA" w:rsidR="000A51D9" w:rsidRDefault="000A51D9" w:rsidP="005E5381">
            <w:pPr>
              <w:pStyle w:val="a3"/>
              <w:rPr>
                <w:ins w:id="148" w:author="Admin" w:date="2026-09-29T13:58:00Z" w16du:dateUtc="2026-09-29T10:58:00Z"/>
                <w:lang w:val="en-US"/>
              </w:rPr>
            </w:pPr>
            <w:ins w:id="149" w:author="Admin" w:date="2026-09-29T14:00:00Z" w16du:dateUtc="2026-09-29T11:00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  <w:tcPrChange w:id="150" w:author="Admin" w:date="2026-09-29T13:59:00Z" w16du:dateUtc="2026-09-29T10:59:00Z">
              <w:tcPr>
                <w:tcW w:w="2337" w:type="dxa"/>
              </w:tcPr>
            </w:tcPrChange>
          </w:tcPr>
          <w:p w14:paraId="65E5733D" w14:textId="48982E47" w:rsidR="000A51D9" w:rsidRDefault="000A51D9" w:rsidP="005E5381">
            <w:pPr>
              <w:pStyle w:val="a3"/>
              <w:rPr>
                <w:ins w:id="151" w:author="Admin" w:date="2026-09-29T13:58:00Z" w16du:dateUtc="2026-09-29T10:58:00Z"/>
                <w:lang w:val="en-US"/>
              </w:rPr>
            </w:pPr>
            <w:ins w:id="152" w:author="Admin" w:date="2026-09-29T14:00:00Z" w16du:dateUtc="2026-09-29T11:00:00Z">
              <w:r>
                <w:rPr>
                  <w:lang w:val="en-US"/>
                </w:rPr>
                <w:t>0</w:t>
              </w:r>
            </w:ins>
          </w:p>
        </w:tc>
      </w:tr>
      <w:tr w:rsidR="000A51D9" w14:paraId="69969AF6" w14:textId="77777777" w:rsidTr="000A51D9">
        <w:trPr>
          <w:ins w:id="153" w:author="Admin" w:date="2026-09-29T13:58:00Z" w16du:dateUtc="2026-09-29T10:58:00Z"/>
        </w:trPr>
        <w:tc>
          <w:tcPr>
            <w:tcW w:w="2336" w:type="dxa"/>
            <w:tcPrChange w:id="154" w:author="Admin" w:date="2026-09-29T13:59:00Z" w16du:dateUtc="2026-09-29T10:59:00Z">
              <w:tcPr>
                <w:tcW w:w="2336" w:type="dxa"/>
              </w:tcPr>
            </w:tcPrChange>
          </w:tcPr>
          <w:p w14:paraId="6AFA3517" w14:textId="0B560D26" w:rsidR="000A51D9" w:rsidRDefault="000A51D9" w:rsidP="005E5381">
            <w:pPr>
              <w:pStyle w:val="a3"/>
              <w:rPr>
                <w:ins w:id="155" w:author="Admin" w:date="2026-09-29T13:58:00Z" w16du:dateUtc="2026-09-29T10:58:00Z"/>
                <w:lang w:val="en-US"/>
              </w:rPr>
            </w:pPr>
            <w:ins w:id="156" w:author="Admin" w:date="2026-09-29T13:59:00Z" w16du:dateUtc="2026-09-29T10:5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  <w:tcPrChange w:id="157" w:author="Admin" w:date="2026-09-29T13:59:00Z" w16du:dateUtc="2026-09-29T10:59:00Z">
              <w:tcPr>
                <w:tcW w:w="2336" w:type="dxa"/>
              </w:tcPr>
            </w:tcPrChange>
          </w:tcPr>
          <w:p w14:paraId="1BD3A865" w14:textId="0B30D12D" w:rsidR="000A51D9" w:rsidRDefault="000A51D9" w:rsidP="005E5381">
            <w:pPr>
              <w:pStyle w:val="a3"/>
              <w:rPr>
                <w:ins w:id="158" w:author="Admin" w:date="2026-09-29T13:58:00Z" w16du:dateUtc="2026-09-29T10:58:00Z"/>
                <w:lang w:val="en-US"/>
              </w:rPr>
            </w:pPr>
            <w:ins w:id="159" w:author="Admin" w:date="2026-09-29T13:59:00Z" w16du:dateUtc="2026-09-29T10:5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  <w:tcPrChange w:id="160" w:author="Admin" w:date="2026-09-29T13:59:00Z" w16du:dateUtc="2026-09-29T10:59:00Z">
              <w:tcPr>
                <w:tcW w:w="2336" w:type="dxa"/>
              </w:tcPr>
            </w:tcPrChange>
          </w:tcPr>
          <w:p w14:paraId="21EFFA0B" w14:textId="6E32C54B" w:rsidR="000A51D9" w:rsidRDefault="000A51D9" w:rsidP="005E5381">
            <w:pPr>
              <w:pStyle w:val="a3"/>
              <w:rPr>
                <w:ins w:id="161" w:author="Admin" w:date="2026-09-29T13:58:00Z" w16du:dateUtc="2026-09-29T10:58:00Z"/>
                <w:lang w:val="en-US"/>
              </w:rPr>
            </w:pPr>
            <w:ins w:id="162" w:author="Admin" w:date="2026-09-29T14:00:00Z" w16du:dateUtc="2026-09-29T11:00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  <w:tcPrChange w:id="163" w:author="Admin" w:date="2026-09-29T13:59:00Z" w16du:dateUtc="2026-09-29T10:59:00Z">
              <w:tcPr>
                <w:tcW w:w="2337" w:type="dxa"/>
              </w:tcPr>
            </w:tcPrChange>
          </w:tcPr>
          <w:p w14:paraId="0E583930" w14:textId="7E8A54F7" w:rsidR="000A51D9" w:rsidRDefault="000A51D9" w:rsidP="005E5381">
            <w:pPr>
              <w:pStyle w:val="a3"/>
              <w:rPr>
                <w:ins w:id="164" w:author="Admin" w:date="2026-09-29T13:58:00Z" w16du:dateUtc="2026-09-29T10:58:00Z"/>
                <w:lang w:val="en-US"/>
              </w:rPr>
            </w:pPr>
            <w:ins w:id="165" w:author="Admin" w:date="2026-09-29T14:01:00Z" w16du:dateUtc="2026-09-29T11:01:00Z">
              <w:r>
                <w:rPr>
                  <w:lang w:val="en-US"/>
                </w:rPr>
                <w:t>1</w:t>
              </w:r>
            </w:ins>
          </w:p>
        </w:tc>
      </w:tr>
      <w:tr w:rsidR="000A51D9" w14:paraId="3373F354" w14:textId="77777777" w:rsidTr="000A51D9">
        <w:trPr>
          <w:ins w:id="166" w:author="Admin" w:date="2026-09-29T13:58:00Z" w16du:dateUtc="2026-09-29T10:58:00Z"/>
        </w:trPr>
        <w:tc>
          <w:tcPr>
            <w:tcW w:w="2336" w:type="dxa"/>
            <w:tcPrChange w:id="167" w:author="Admin" w:date="2026-09-29T13:59:00Z" w16du:dateUtc="2026-09-29T10:59:00Z">
              <w:tcPr>
                <w:tcW w:w="2336" w:type="dxa"/>
              </w:tcPr>
            </w:tcPrChange>
          </w:tcPr>
          <w:p w14:paraId="51C3B5DE" w14:textId="45538649" w:rsidR="000A51D9" w:rsidRDefault="000A51D9" w:rsidP="005E5381">
            <w:pPr>
              <w:pStyle w:val="a3"/>
              <w:rPr>
                <w:ins w:id="168" w:author="Admin" w:date="2026-09-29T13:58:00Z" w16du:dateUtc="2026-09-29T10:58:00Z"/>
                <w:lang w:val="en-US"/>
              </w:rPr>
            </w:pPr>
            <w:ins w:id="169" w:author="Admin" w:date="2026-09-29T13:59:00Z" w16du:dateUtc="2026-09-29T10:5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  <w:tcPrChange w:id="170" w:author="Admin" w:date="2026-09-29T13:59:00Z" w16du:dateUtc="2026-09-29T10:59:00Z">
              <w:tcPr>
                <w:tcW w:w="2336" w:type="dxa"/>
              </w:tcPr>
            </w:tcPrChange>
          </w:tcPr>
          <w:p w14:paraId="5C24F211" w14:textId="0FA88889" w:rsidR="000A51D9" w:rsidRDefault="000A51D9" w:rsidP="005E5381">
            <w:pPr>
              <w:pStyle w:val="a3"/>
              <w:rPr>
                <w:ins w:id="171" w:author="Admin" w:date="2026-09-29T13:58:00Z" w16du:dateUtc="2026-09-29T10:58:00Z"/>
                <w:lang w:val="en-US"/>
              </w:rPr>
            </w:pPr>
            <w:ins w:id="172" w:author="Admin" w:date="2026-09-29T13:59:00Z" w16du:dateUtc="2026-09-29T10:5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  <w:tcPrChange w:id="173" w:author="Admin" w:date="2026-09-29T13:59:00Z" w16du:dateUtc="2026-09-29T10:59:00Z">
              <w:tcPr>
                <w:tcW w:w="2336" w:type="dxa"/>
              </w:tcPr>
            </w:tcPrChange>
          </w:tcPr>
          <w:p w14:paraId="10677003" w14:textId="7631D4EC" w:rsidR="000A51D9" w:rsidRDefault="000A51D9" w:rsidP="005E5381">
            <w:pPr>
              <w:pStyle w:val="a3"/>
              <w:rPr>
                <w:ins w:id="174" w:author="Admin" w:date="2026-09-29T13:58:00Z" w16du:dateUtc="2026-09-29T10:58:00Z"/>
                <w:lang w:val="en-US"/>
              </w:rPr>
            </w:pPr>
            <w:ins w:id="175" w:author="Admin" w:date="2026-09-29T14:00:00Z" w16du:dateUtc="2026-09-29T11:00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  <w:tcPrChange w:id="176" w:author="Admin" w:date="2026-09-29T13:59:00Z" w16du:dateUtc="2026-09-29T10:59:00Z">
              <w:tcPr>
                <w:tcW w:w="2337" w:type="dxa"/>
              </w:tcPr>
            </w:tcPrChange>
          </w:tcPr>
          <w:p w14:paraId="6B40E3E7" w14:textId="785113F0" w:rsidR="000A51D9" w:rsidRDefault="000A51D9" w:rsidP="005E5381">
            <w:pPr>
              <w:pStyle w:val="a3"/>
              <w:rPr>
                <w:ins w:id="177" w:author="Admin" w:date="2026-09-29T13:58:00Z" w16du:dateUtc="2026-09-29T10:58:00Z"/>
                <w:lang w:val="en-US"/>
              </w:rPr>
            </w:pPr>
            <w:ins w:id="178" w:author="Admin" w:date="2026-09-29T14:01:00Z" w16du:dateUtc="2026-09-29T11:01:00Z">
              <w:r>
                <w:rPr>
                  <w:lang w:val="en-US"/>
                </w:rPr>
                <w:t>0</w:t>
              </w:r>
            </w:ins>
          </w:p>
        </w:tc>
      </w:tr>
      <w:tr w:rsidR="000A51D9" w14:paraId="70B28438" w14:textId="77777777" w:rsidTr="000A51D9">
        <w:trPr>
          <w:ins w:id="179" w:author="Admin" w:date="2026-09-29T13:58:00Z" w16du:dateUtc="2026-09-29T10:58:00Z"/>
        </w:trPr>
        <w:tc>
          <w:tcPr>
            <w:tcW w:w="2336" w:type="dxa"/>
            <w:tcPrChange w:id="180" w:author="Admin" w:date="2026-09-29T13:59:00Z" w16du:dateUtc="2026-09-29T10:59:00Z">
              <w:tcPr>
                <w:tcW w:w="2336" w:type="dxa"/>
              </w:tcPr>
            </w:tcPrChange>
          </w:tcPr>
          <w:p w14:paraId="024AB243" w14:textId="099452BB" w:rsidR="000A51D9" w:rsidRDefault="000A51D9" w:rsidP="005E5381">
            <w:pPr>
              <w:pStyle w:val="a3"/>
              <w:rPr>
                <w:ins w:id="181" w:author="Admin" w:date="2026-09-29T13:58:00Z" w16du:dateUtc="2026-09-29T10:58:00Z"/>
                <w:lang w:val="en-US"/>
              </w:rPr>
            </w:pPr>
            <w:ins w:id="182" w:author="Admin" w:date="2026-09-29T13:59:00Z" w16du:dateUtc="2026-09-29T10:5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  <w:tcPrChange w:id="183" w:author="Admin" w:date="2026-09-29T13:59:00Z" w16du:dateUtc="2026-09-29T10:59:00Z">
              <w:tcPr>
                <w:tcW w:w="2336" w:type="dxa"/>
              </w:tcPr>
            </w:tcPrChange>
          </w:tcPr>
          <w:p w14:paraId="06A57887" w14:textId="75D8C0F8" w:rsidR="000A51D9" w:rsidRDefault="000A51D9" w:rsidP="005E5381">
            <w:pPr>
              <w:pStyle w:val="a3"/>
              <w:rPr>
                <w:ins w:id="184" w:author="Admin" w:date="2026-09-29T13:58:00Z" w16du:dateUtc="2026-09-29T10:58:00Z"/>
                <w:lang w:val="en-US"/>
              </w:rPr>
            </w:pPr>
            <w:ins w:id="185" w:author="Admin" w:date="2026-09-29T13:59:00Z" w16du:dateUtc="2026-09-29T10:5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  <w:tcPrChange w:id="186" w:author="Admin" w:date="2026-09-29T13:59:00Z" w16du:dateUtc="2026-09-29T10:59:00Z">
              <w:tcPr>
                <w:tcW w:w="2336" w:type="dxa"/>
              </w:tcPr>
            </w:tcPrChange>
          </w:tcPr>
          <w:p w14:paraId="150D91C3" w14:textId="3843E56B" w:rsidR="000A51D9" w:rsidRDefault="000A51D9" w:rsidP="005E5381">
            <w:pPr>
              <w:pStyle w:val="a3"/>
              <w:rPr>
                <w:ins w:id="187" w:author="Admin" w:date="2026-09-29T13:58:00Z" w16du:dateUtc="2026-09-29T10:58:00Z"/>
                <w:lang w:val="en-US"/>
              </w:rPr>
            </w:pPr>
            <w:ins w:id="188" w:author="Admin" w:date="2026-09-29T14:00:00Z" w16du:dateUtc="2026-09-29T11:00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  <w:tcPrChange w:id="189" w:author="Admin" w:date="2026-09-29T13:59:00Z" w16du:dateUtc="2026-09-29T10:59:00Z">
              <w:tcPr>
                <w:tcW w:w="2337" w:type="dxa"/>
              </w:tcPr>
            </w:tcPrChange>
          </w:tcPr>
          <w:p w14:paraId="449DB195" w14:textId="6914D114" w:rsidR="000A51D9" w:rsidRDefault="000A51D9" w:rsidP="005E5381">
            <w:pPr>
              <w:pStyle w:val="a3"/>
              <w:rPr>
                <w:ins w:id="190" w:author="Admin" w:date="2026-09-29T13:58:00Z" w16du:dateUtc="2026-09-29T10:58:00Z"/>
                <w:lang w:val="en-US"/>
              </w:rPr>
            </w:pPr>
            <w:ins w:id="191" w:author="Admin" w:date="2026-09-29T14:01:00Z" w16du:dateUtc="2026-09-29T11:01:00Z">
              <w:r>
                <w:rPr>
                  <w:lang w:val="en-US"/>
                </w:rPr>
                <w:t>1</w:t>
              </w:r>
            </w:ins>
          </w:p>
        </w:tc>
      </w:tr>
      <w:tr w:rsidR="000A51D9" w14:paraId="421B9F3B" w14:textId="77777777" w:rsidTr="000A51D9">
        <w:trPr>
          <w:ins w:id="192" w:author="Admin" w:date="2026-09-29T13:58:00Z" w16du:dateUtc="2026-09-29T10:58:00Z"/>
        </w:trPr>
        <w:tc>
          <w:tcPr>
            <w:tcW w:w="2336" w:type="dxa"/>
            <w:tcPrChange w:id="193" w:author="Admin" w:date="2026-09-29T13:59:00Z" w16du:dateUtc="2026-09-29T10:59:00Z">
              <w:tcPr>
                <w:tcW w:w="2336" w:type="dxa"/>
              </w:tcPr>
            </w:tcPrChange>
          </w:tcPr>
          <w:p w14:paraId="0B874DD6" w14:textId="7BD48F29" w:rsidR="000A51D9" w:rsidRDefault="000A51D9" w:rsidP="005E5381">
            <w:pPr>
              <w:pStyle w:val="a3"/>
              <w:rPr>
                <w:ins w:id="194" w:author="Admin" w:date="2026-09-29T13:58:00Z" w16du:dateUtc="2026-09-29T10:58:00Z"/>
                <w:lang w:val="en-US"/>
              </w:rPr>
            </w:pPr>
            <w:ins w:id="195" w:author="Admin" w:date="2026-09-29T13:59:00Z" w16du:dateUtc="2026-09-29T10:5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  <w:tcPrChange w:id="196" w:author="Admin" w:date="2026-09-29T13:59:00Z" w16du:dateUtc="2026-09-29T10:59:00Z">
              <w:tcPr>
                <w:tcW w:w="2336" w:type="dxa"/>
              </w:tcPr>
            </w:tcPrChange>
          </w:tcPr>
          <w:p w14:paraId="60C1B706" w14:textId="5460DA42" w:rsidR="000A51D9" w:rsidRDefault="000A51D9" w:rsidP="005E5381">
            <w:pPr>
              <w:pStyle w:val="a3"/>
              <w:rPr>
                <w:ins w:id="197" w:author="Admin" w:date="2026-09-29T13:58:00Z" w16du:dateUtc="2026-09-29T10:58:00Z"/>
                <w:lang w:val="en-US"/>
              </w:rPr>
            </w:pPr>
            <w:ins w:id="198" w:author="Admin" w:date="2026-09-29T13:59:00Z" w16du:dateUtc="2026-09-29T10:59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6" w:type="dxa"/>
            <w:tcPrChange w:id="199" w:author="Admin" w:date="2026-09-29T13:59:00Z" w16du:dateUtc="2026-09-29T10:59:00Z">
              <w:tcPr>
                <w:tcW w:w="2336" w:type="dxa"/>
              </w:tcPr>
            </w:tcPrChange>
          </w:tcPr>
          <w:p w14:paraId="0297486F" w14:textId="71FA03F8" w:rsidR="000A51D9" w:rsidRDefault="000A51D9" w:rsidP="005E5381">
            <w:pPr>
              <w:pStyle w:val="a3"/>
              <w:rPr>
                <w:ins w:id="200" w:author="Admin" w:date="2026-09-29T13:58:00Z" w16du:dateUtc="2026-09-29T10:58:00Z"/>
                <w:lang w:val="en-US"/>
              </w:rPr>
            </w:pPr>
            <w:ins w:id="201" w:author="Admin" w:date="2026-09-29T14:00:00Z" w16du:dateUtc="2026-09-29T11:00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  <w:tcPrChange w:id="202" w:author="Admin" w:date="2026-09-29T13:59:00Z" w16du:dateUtc="2026-09-29T10:59:00Z">
              <w:tcPr>
                <w:tcW w:w="2337" w:type="dxa"/>
              </w:tcPr>
            </w:tcPrChange>
          </w:tcPr>
          <w:p w14:paraId="00C28958" w14:textId="22A56BA4" w:rsidR="000A51D9" w:rsidRDefault="000A51D9" w:rsidP="005E5381">
            <w:pPr>
              <w:pStyle w:val="a3"/>
              <w:rPr>
                <w:ins w:id="203" w:author="Admin" w:date="2026-09-29T13:58:00Z" w16du:dateUtc="2026-09-29T10:58:00Z"/>
                <w:lang w:val="en-US"/>
              </w:rPr>
            </w:pPr>
            <w:ins w:id="204" w:author="Admin" w:date="2026-09-29T14:01:00Z" w16du:dateUtc="2026-09-29T11:01:00Z">
              <w:r>
                <w:rPr>
                  <w:lang w:val="en-US"/>
                </w:rPr>
                <w:t>0</w:t>
              </w:r>
            </w:ins>
          </w:p>
        </w:tc>
      </w:tr>
      <w:tr w:rsidR="000A51D9" w14:paraId="10CF7141" w14:textId="77777777" w:rsidTr="000A51D9">
        <w:trPr>
          <w:ins w:id="205" w:author="Admin" w:date="2026-09-29T13:58:00Z" w16du:dateUtc="2026-09-29T10:58:00Z"/>
        </w:trPr>
        <w:tc>
          <w:tcPr>
            <w:tcW w:w="2336" w:type="dxa"/>
            <w:tcPrChange w:id="206" w:author="Admin" w:date="2026-09-29T13:59:00Z" w16du:dateUtc="2026-09-29T10:59:00Z">
              <w:tcPr>
                <w:tcW w:w="2336" w:type="dxa"/>
              </w:tcPr>
            </w:tcPrChange>
          </w:tcPr>
          <w:p w14:paraId="78482023" w14:textId="19ADF07B" w:rsidR="000A51D9" w:rsidRDefault="000A51D9" w:rsidP="005E5381">
            <w:pPr>
              <w:pStyle w:val="a3"/>
              <w:rPr>
                <w:ins w:id="207" w:author="Admin" w:date="2026-09-29T13:58:00Z" w16du:dateUtc="2026-09-29T10:58:00Z"/>
                <w:lang w:val="en-US"/>
              </w:rPr>
            </w:pPr>
            <w:ins w:id="208" w:author="Admin" w:date="2026-09-29T13:59:00Z" w16du:dateUtc="2026-09-29T10:5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  <w:tcPrChange w:id="209" w:author="Admin" w:date="2026-09-29T13:59:00Z" w16du:dateUtc="2026-09-29T10:59:00Z">
              <w:tcPr>
                <w:tcW w:w="2336" w:type="dxa"/>
              </w:tcPr>
            </w:tcPrChange>
          </w:tcPr>
          <w:p w14:paraId="0205D628" w14:textId="1B58FC62" w:rsidR="000A51D9" w:rsidRDefault="000A51D9" w:rsidP="005E5381">
            <w:pPr>
              <w:pStyle w:val="a3"/>
              <w:rPr>
                <w:ins w:id="210" w:author="Admin" w:date="2026-09-29T13:58:00Z" w16du:dateUtc="2026-09-29T10:58:00Z"/>
                <w:lang w:val="en-US"/>
              </w:rPr>
            </w:pPr>
            <w:ins w:id="211" w:author="Admin" w:date="2026-09-29T13:59:00Z" w16du:dateUtc="2026-09-29T10:5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  <w:tcPrChange w:id="212" w:author="Admin" w:date="2026-09-29T13:59:00Z" w16du:dateUtc="2026-09-29T10:59:00Z">
              <w:tcPr>
                <w:tcW w:w="2336" w:type="dxa"/>
              </w:tcPr>
            </w:tcPrChange>
          </w:tcPr>
          <w:p w14:paraId="34F55E53" w14:textId="2F8B7AA4" w:rsidR="000A51D9" w:rsidRDefault="000A51D9" w:rsidP="005E5381">
            <w:pPr>
              <w:pStyle w:val="a3"/>
              <w:rPr>
                <w:ins w:id="213" w:author="Admin" w:date="2026-09-29T13:58:00Z" w16du:dateUtc="2026-09-29T10:58:00Z"/>
                <w:lang w:val="en-US"/>
              </w:rPr>
            </w:pPr>
            <w:ins w:id="214" w:author="Admin" w:date="2026-09-29T14:00:00Z" w16du:dateUtc="2026-09-29T11:00:00Z">
              <w:r>
                <w:rPr>
                  <w:lang w:val="en-US"/>
                </w:rPr>
                <w:t>0</w:t>
              </w:r>
            </w:ins>
          </w:p>
        </w:tc>
        <w:tc>
          <w:tcPr>
            <w:tcW w:w="2337" w:type="dxa"/>
            <w:tcPrChange w:id="215" w:author="Admin" w:date="2026-09-29T13:59:00Z" w16du:dateUtc="2026-09-29T10:59:00Z">
              <w:tcPr>
                <w:tcW w:w="2337" w:type="dxa"/>
              </w:tcPr>
            </w:tcPrChange>
          </w:tcPr>
          <w:p w14:paraId="44306CEC" w14:textId="0308D760" w:rsidR="000A51D9" w:rsidRDefault="000A51D9" w:rsidP="005E5381">
            <w:pPr>
              <w:pStyle w:val="a3"/>
              <w:rPr>
                <w:ins w:id="216" w:author="Admin" w:date="2026-09-29T13:58:00Z" w16du:dateUtc="2026-09-29T10:58:00Z"/>
                <w:lang w:val="en-US"/>
              </w:rPr>
            </w:pPr>
            <w:ins w:id="217" w:author="Admin" w:date="2026-09-29T14:00:00Z" w16du:dateUtc="2026-09-29T11:00:00Z">
              <w:r>
                <w:rPr>
                  <w:lang w:val="en-US"/>
                </w:rPr>
                <w:t>1</w:t>
              </w:r>
            </w:ins>
          </w:p>
        </w:tc>
      </w:tr>
      <w:tr w:rsidR="000A51D9" w14:paraId="184273D0" w14:textId="77777777" w:rsidTr="000A51D9">
        <w:trPr>
          <w:ins w:id="218" w:author="Admin" w:date="2026-09-29T13:58:00Z" w16du:dateUtc="2026-09-29T10:58:00Z"/>
        </w:trPr>
        <w:tc>
          <w:tcPr>
            <w:tcW w:w="2336" w:type="dxa"/>
            <w:tcPrChange w:id="219" w:author="Admin" w:date="2026-09-29T13:59:00Z" w16du:dateUtc="2026-09-29T10:59:00Z">
              <w:tcPr>
                <w:tcW w:w="2336" w:type="dxa"/>
              </w:tcPr>
            </w:tcPrChange>
          </w:tcPr>
          <w:p w14:paraId="38B875FE" w14:textId="278E6B10" w:rsidR="000A51D9" w:rsidRDefault="000A51D9" w:rsidP="005E5381">
            <w:pPr>
              <w:pStyle w:val="a3"/>
              <w:rPr>
                <w:ins w:id="220" w:author="Admin" w:date="2026-09-29T13:58:00Z" w16du:dateUtc="2026-09-29T10:58:00Z"/>
                <w:lang w:val="en-US"/>
              </w:rPr>
            </w:pPr>
            <w:ins w:id="221" w:author="Admin" w:date="2026-09-29T13:59:00Z" w16du:dateUtc="2026-09-29T10:5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  <w:tcPrChange w:id="222" w:author="Admin" w:date="2026-09-29T13:59:00Z" w16du:dateUtc="2026-09-29T10:59:00Z">
              <w:tcPr>
                <w:tcW w:w="2336" w:type="dxa"/>
              </w:tcPr>
            </w:tcPrChange>
          </w:tcPr>
          <w:p w14:paraId="179356A9" w14:textId="5B771499" w:rsidR="000A51D9" w:rsidRDefault="000A51D9" w:rsidP="005E5381">
            <w:pPr>
              <w:pStyle w:val="a3"/>
              <w:rPr>
                <w:ins w:id="223" w:author="Admin" w:date="2026-09-29T13:58:00Z" w16du:dateUtc="2026-09-29T10:58:00Z"/>
                <w:lang w:val="en-US"/>
              </w:rPr>
            </w:pPr>
            <w:ins w:id="224" w:author="Admin" w:date="2026-09-29T13:59:00Z" w16du:dateUtc="2026-09-29T10:59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6" w:type="dxa"/>
            <w:tcPrChange w:id="225" w:author="Admin" w:date="2026-09-29T13:59:00Z" w16du:dateUtc="2026-09-29T10:59:00Z">
              <w:tcPr>
                <w:tcW w:w="2336" w:type="dxa"/>
              </w:tcPr>
            </w:tcPrChange>
          </w:tcPr>
          <w:p w14:paraId="0A704C84" w14:textId="336A0904" w:rsidR="000A51D9" w:rsidRDefault="000A51D9" w:rsidP="005E5381">
            <w:pPr>
              <w:pStyle w:val="a3"/>
              <w:rPr>
                <w:ins w:id="226" w:author="Admin" w:date="2026-09-29T13:58:00Z" w16du:dateUtc="2026-09-29T10:58:00Z"/>
                <w:lang w:val="en-US"/>
              </w:rPr>
            </w:pPr>
            <w:ins w:id="227" w:author="Admin" w:date="2026-09-29T14:00:00Z" w16du:dateUtc="2026-09-29T11:00:00Z">
              <w:r>
                <w:rPr>
                  <w:lang w:val="en-US"/>
                </w:rPr>
                <w:t>1</w:t>
              </w:r>
            </w:ins>
          </w:p>
        </w:tc>
        <w:tc>
          <w:tcPr>
            <w:tcW w:w="2337" w:type="dxa"/>
            <w:tcPrChange w:id="228" w:author="Admin" w:date="2026-09-29T13:59:00Z" w16du:dateUtc="2026-09-29T10:59:00Z">
              <w:tcPr>
                <w:tcW w:w="2337" w:type="dxa"/>
              </w:tcPr>
            </w:tcPrChange>
          </w:tcPr>
          <w:p w14:paraId="1134237F" w14:textId="73FC4EAB" w:rsidR="000A51D9" w:rsidRDefault="000A51D9" w:rsidP="005E5381">
            <w:pPr>
              <w:pStyle w:val="a3"/>
              <w:rPr>
                <w:ins w:id="229" w:author="Admin" w:date="2026-09-29T13:58:00Z" w16du:dateUtc="2026-09-29T10:58:00Z"/>
                <w:lang w:val="en-US"/>
              </w:rPr>
            </w:pPr>
            <w:ins w:id="230" w:author="Admin" w:date="2026-09-29T14:01:00Z" w16du:dateUtc="2026-09-29T11:01:00Z">
              <w:r>
                <w:rPr>
                  <w:lang w:val="en-US"/>
                </w:rPr>
                <w:t>1</w:t>
              </w:r>
            </w:ins>
          </w:p>
        </w:tc>
      </w:tr>
    </w:tbl>
    <w:p w14:paraId="5586DDAC" w14:textId="77777777" w:rsidR="003D5D0C" w:rsidRDefault="005E5381" w:rsidP="005E5381">
      <w:pPr>
        <w:pStyle w:val="a3"/>
        <w:rPr>
          <w:ins w:id="231" w:author="Admin" w:date="2026-09-29T14:01:00Z" w16du:dateUtc="2026-09-29T11:01:00Z"/>
          <w:lang w:val="en-US"/>
        </w:rPr>
      </w:pPr>
      <w:r>
        <w:br/>
      </w:r>
      <w:r>
        <w:br/>
        <w:t>Б4. Запишите логическую функцию, которую реализует схема: два входа A и B подаются на элемент И, результат — на элемент НЕ.</w:t>
      </w:r>
    </w:p>
    <w:p w14:paraId="66A62602" w14:textId="77777777" w:rsidR="007B4332" w:rsidRDefault="003D5D0C" w:rsidP="005E5381">
      <w:pPr>
        <w:pStyle w:val="a3"/>
        <w:rPr>
          <w:ins w:id="232" w:author="Admin" w:date="2026-09-29T14:07:00Z" w16du:dateUtc="2026-09-29T11:07:00Z"/>
        </w:rPr>
      </w:pPr>
      <w:ins w:id="233" w:author="Admin" w:date="2026-09-29T14:02:00Z" w16du:dateUtc="2026-09-29T11:02:00Z">
        <w:r>
          <w:rPr>
            <w:lang w:val="en-US"/>
          </w:rPr>
          <w:t xml:space="preserve">C = </w:t>
        </w:r>
        <w:r>
          <w:rPr>
            <w:lang w:val="uk-UA"/>
          </w:rPr>
          <w:t xml:space="preserve">НЕ </w:t>
        </w:r>
        <w:r>
          <w:rPr>
            <w:lang w:val="en-US"/>
          </w:rPr>
          <w:t>(A</w:t>
        </w:r>
        <w:r>
          <w:rPr>
            <w:lang w:val="uk-UA"/>
          </w:rPr>
          <w:t xml:space="preserve"> И </w:t>
        </w:r>
        <w:r>
          <w:rPr>
            <w:lang w:val="en-US"/>
          </w:rPr>
          <w:t>B)</w:t>
        </w:r>
      </w:ins>
    </w:p>
    <w:p w14:paraId="034349D8" w14:textId="1C904B51" w:rsidR="003D5D0C" w:rsidRDefault="005E5381" w:rsidP="005E5381">
      <w:pPr>
        <w:pStyle w:val="a3"/>
        <w:rPr>
          <w:ins w:id="234" w:author="Admin" w:date="2026-09-29T14:03:00Z" w16du:dateUtc="2026-09-29T11:03:00Z"/>
          <w:lang w:val="uk-UA"/>
        </w:rPr>
      </w:pPr>
      <w:r>
        <w:br/>
      </w:r>
      <w:r>
        <w:br/>
        <w:t>Б5. Составьте таблицу сложения одноразрядных двоичных чисел (таблицу истинности полусумматора) и укажите логические выражения для S и P.</w:t>
      </w:r>
    </w:p>
    <w:tbl>
      <w:tblPr>
        <w:tblStyle w:val="a6"/>
        <w:tblW w:w="0" w:type="auto"/>
        <w:tblLook w:val="04A0" w:firstRow="1" w:lastRow="0" w:firstColumn="1" w:lastColumn="0" w:noHBand="0" w:noVBand="1"/>
        <w:tblPrChange w:id="235" w:author="Admin" w:date="2026-09-29T14:04:00Z" w16du:dateUtc="2026-09-29T11:04:00Z">
          <w:tblPr>
            <w:tblStyle w:val="a5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336"/>
        <w:gridCol w:w="2336"/>
        <w:gridCol w:w="2336"/>
        <w:gridCol w:w="2337"/>
        <w:tblGridChange w:id="236">
          <w:tblGrid>
            <w:gridCol w:w="2336"/>
            <w:gridCol w:w="2336"/>
            <w:gridCol w:w="2336"/>
            <w:gridCol w:w="2337"/>
          </w:tblGrid>
        </w:tblGridChange>
      </w:tblGrid>
      <w:tr w:rsidR="003D5D0C" w14:paraId="40B2CF6C" w14:textId="77777777" w:rsidTr="003D5D0C">
        <w:trPr>
          <w:ins w:id="237" w:author="Admin" w:date="2026-09-29T14:03:00Z" w16du:dateUtc="2026-09-29T11:03:00Z"/>
        </w:trPr>
        <w:tc>
          <w:tcPr>
            <w:tcW w:w="2336" w:type="dxa"/>
            <w:vAlign w:val="center"/>
            <w:tcPrChange w:id="238" w:author="Admin" w:date="2026-09-29T14:04:00Z" w16du:dateUtc="2026-09-29T11:04:00Z">
              <w:tcPr>
                <w:tcW w:w="2336" w:type="dxa"/>
              </w:tcPr>
            </w:tcPrChange>
          </w:tcPr>
          <w:p w14:paraId="2BE0F678" w14:textId="1027483C" w:rsidR="003D5D0C" w:rsidRPr="003D5D0C" w:rsidRDefault="003D5D0C" w:rsidP="003D5D0C">
            <w:pPr>
              <w:pStyle w:val="a3"/>
              <w:jc w:val="center"/>
              <w:rPr>
                <w:ins w:id="239" w:author="Admin" w:date="2026-09-29T14:03:00Z" w16du:dateUtc="2026-09-29T11:03:00Z"/>
                <w:lang w:val="en-US"/>
                <w:rPrChange w:id="240" w:author="Admin" w:date="2026-09-29T14:04:00Z" w16du:dateUtc="2026-09-29T11:04:00Z">
                  <w:rPr>
                    <w:ins w:id="241" w:author="Admin" w:date="2026-09-29T14:03:00Z" w16du:dateUtc="2026-09-29T11:03:00Z"/>
                    <w:lang w:val="uk-UA"/>
                  </w:rPr>
                </w:rPrChange>
              </w:rPr>
              <w:pPrChange w:id="242" w:author="Admin" w:date="2026-09-29T14:04:00Z" w16du:dateUtc="2026-09-29T11:04:00Z">
                <w:pPr>
                  <w:pStyle w:val="a3"/>
                </w:pPr>
              </w:pPrChange>
            </w:pPr>
            <w:ins w:id="243" w:author="Admin" w:date="2026-09-29T14:04:00Z" w16du:dateUtc="2026-09-29T11:04:00Z">
              <w:r>
                <w:rPr>
                  <w:lang w:val="en-US"/>
                </w:rPr>
                <w:t>A</w:t>
              </w:r>
            </w:ins>
          </w:p>
        </w:tc>
        <w:tc>
          <w:tcPr>
            <w:tcW w:w="2336" w:type="dxa"/>
            <w:vAlign w:val="center"/>
            <w:tcPrChange w:id="244" w:author="Admin" w:date="2026-09-29T14:04:00Z" w16du:dateUtc="2026-09-29T11:04:00Z">
              <w:tcPr>
                <w:tcW w:w="2336" w:type="dxa"/>
              </w:tcPr>
            </w:tcPrChange>
          </w:tcPr>
          <w:p w14:paraId="705C19CE" w14:textId="0E90B9A3" w:rsidR="003D5D0C" w:rsidRPr="003D5D0C" w:rsidRDefault="003D5D0C" w:rsidP="003D5D0C">
            <w:pPr>
              <w:pStyle w:val="a3"/>
              <w:jc w:val="center"/>
              <w:rPr>
                <w:ins w:id="245" w:author="Admin" w:date="2026-09-29T14:03:00Z" w16du:dateUtc="2026-09-29T11:03:00Z"/>
                <w:lang w:val="en-US"/>
                <w:rPrChange w:id="246" w:author="Admin" w:date="2026-09-29T14:04:00Z" w16du:dateUtc="2026-09-29T11:04:00Z">
                  <w:rPr>
                    <w:ins w:id="247" w:author="Admin" w:date="2026-09-29T14:03:00Z" w16du:dateUtc="2026-09-29T11:03:00Z"/>
                    <w:lang w:val="uk-UA"/>
                  </w:rPr>
                </w:rPrChange>
              </w:rPr>
              <w:pPrChange w:id="248" w:author="Admin" w:date="2026-09-29T14:04:00Z" w16du:dateUtc="2026-09-29T11:04:00Z">
                <w:pPr>
                  <w:pStyle w:val="a3"/>
                </w:pPr>
              </w:pPrChange>
            </w:pPr>
            <w:ins w:id="249" w:author="Admin" w:date="2026-09-29T14:04:00Z" w16du:dateUtc="2026-09-29T11:04:00Z">
              <w:r>
                <w:rPr>
                  <w:lang w:val="en-US"/>
                </w:rPr>
                <w:t>B</w:t>
              </w:r>
            </w:ins>
          </w:p>
        </w:tc>
        <w:tc>
          <w:tcPr>
            <w:tcW w:w="2336" w:type="dxa"/>
            <w:vAlign w:val="center"/>
            <w:tcPrChange w:id="250" w:author="Admin" w:date="2026-09-29T14:04:00Z" w16du:dateUtc="2026-09-29T11:04:00Z">
              <w:tcPr>
                <w:tcW w:w="2336" w:type="dxa"/>
              </w:tcPr>
            </w:tcPrChange>
          </w:tcPr>
          <w:p w14:paraId="1856E73A" w14:textId="2B81937A" w:rsidR="003D5D0C" w:rsidRPr="003D5D0C" w:rsidRDefault="003D5D0C" w:rsidP="003D5D0C">
            <w:pPr>
              <w:pStyle w:val="a3"/>
              <w:jc w:val="center"/>
              <w:rPr>
                <w:ins w:id="251" w:author="Admin" w:date="2026-09-29T14:03:00Z" w16du:dateUtc="2026-09-29T11:03:00Z"/>
                <w:lang w:val="en-US"/>
                <w:rPrChange w:id="252" w:author="Admin" w:date="2026-09-29T14:04:00Z" w16du:dateUtc="2026-09-29T11:04:00Z">
                  <w:rPr>
                    <w:ins w:id="253" w:author="Admin" w:date="2026-09-29T14:03:00Z" w16du:dateUtc="2026-09-29T11:03:00Z"/>
                    <w:lang w:val="uk-UA"/>
                  </w:rPr>
                </w:rPrChange>
              </w:rPr>
              <w:pPrChange w:id="254" w:author="Admin" w:date="2026-09-29T14:04:00Z" w16du:dateUtc="2026-09-29T11:04:00Z">
                <w:pPr>
                  <w:pStyle w:val="a3"/>
                </w:pPr>
              </w:pPrChange>
            </w:pPr>
            <w:ins w:id="255" w:author="Admin" w:date="2026-09-29T14:04:00Z" w16du:dateUtc="2026-09-29T11:04:00Z">
              <w:r>
                <w:rPr>
                  <w:lang w:val="en-US"/>
                </w:rPr>
                <w:t>S</w:t>
              </w:r>
            </w:ins>
          </w:p>
        </w:tc>
        <w:tc>
          <w:tcPr>
            <w:tcW w:w="2337" w:type="dxa"/>
            <w:vAlign w:val="center"/>
            <w:tcPrChange w:id="256" w:author="Admin" w:date="2026-09-29T14:04:00Z" w16du:dateUtc="2026-09-29T11:04:00Z">
              <w:tcPr>
                <w:tcW w:w="2337" w:type="dxa"/>
              </w:tcPr>
            </w:tcPrChange>
          </w:tcPr>
          <w:p w14:paraId="58F16B6B" w14:textId="4EB48B52" w:rsidR="003D5D0C" w:rsidRPr="003D5D0C" w:rsidRDefault="003D5D0C" w:rsidP="003D5D0C">
            <w:pPr>
              <w:pStyle w:val="a3"/>
              <w:jc w:val="center"/>
              <w:rPr>
                <w:ins w:id="257" w:author="Admin" w:date="2026-09-29T14:03:00Z" w16du:dateUtc="2026-09-29T11:03:00Z"/>
                <w:lang w:val="en-US"/>
                <w:rPrChange w:id="258" w:author="Admin" w:date="2026-09-29T14:04:00Z" w16du:dateUtc="2026-09-29T11:04:00Z">
                  <w:rPr>
                    <w:ins w:id="259" w:author="Admin" w:date="2026-09-29T14:03:00Z" w16du:dateUtc="2026-09-29T11:03:00Z"/>
                    <w:lang w:val="uk-UA"/>
                  </w:rPr>
                </w:rPrChange>
              </w:rPr>
              <w:pPrChange w:id="260" w:author="Admin" w:date="2026-09-29T14:04:00Z" w16du:dateUtc="2026-09-29T11:04:00Z">
                <w:pPr>
                  <w:pStyle w:val="a3"/>
                </w:pPr>
              </w:pPrChange>
            </w:pPr>
            <w:ins w:id="261" w:author="Admin" w:date="2026-09-29T14:04:00Z" w16du:dateUtc="2026-09-29T11:04:00Z">
              <w:r>
                <w:rPr>
                  <w:lang w:val="en-US"/>
                </w:rPr>
                <w:t>P</w:t>
              </w:r>
            </w:ins>
          </w:p>
        </w:tc>
      </w:tr>
      <w:tr w:rsidR="003D5D0C" w14:paraId="29E8C661" w14:textId="77777777" w:rsidTr="003D5D0C">
        <w:trPr>
          <w:ins w:id="262" w:author="Admin" w:date="2026-09-29T14:03:00Z" w16du:dateUtc="2026-09-29T11:03:00Z"/>
        </w:trPr>
        <w:tc>
          <w:tcPr>
            <w:tcW w:w="2336" w:type="dxa"/>
            <w:tcPrChange w:id="263" w:author="Admin" w:date="2026-09-29T14:03:00Z" w16du:dateUtc="2026-09-29T11:03:00Z">
              <w:tcPr>
                <w:tcW w:w="2336" w:type="dxa"/>
              </w:tcPr>
            </w:tcPrChange>
          </w:tcPr>
          <w:p w14:paraId="26CC3D20" w14:textId="669A7D8B" w:rsidR="003D5D0C" w:rsidRPr="003D5D0C" w:rsidRDefault="003D5D0C" w:rsidP="005E5381">
            <w:pPr>
              <w:pStyle w:val="a3"/>
              <w:rPr>
                <w:ins w:id="264" w:author="Admin" w:date="2026-09-29T14:03:00Z" w16du:dateUtc="2026-09-29T11:03:00Z"/>
                <w:rPrChange w:id="265" w:author="Admin" w:date="2026-09-29T14:04:00Z" w16du:dateUtc="2026-09-29T11:04:00Z">
                  <w:rPr>
                    <w:ins w:id="266" w:author="Admin" w:date="2026-09-29T14:03:00Z" w16du:dateUtc="2026-09-29T11:03:00Z"/>
                    <w:lang w:val="uk-UA"/>
                  </w:rPr>
                </w:rPrChange>
              </w:rPr>
            </w:pPr>
            <w:ins w:id="267" w:author="Admin" w:date="2026-09-29T14:04:00Z" w16du:dateUtc="2026-09-29T11:04:00Z">
              <w:r>
                <w:t>0</w:t>
              </w:r>
            </w:ins>
          </w:p>
        </w:tc>
        <w:tc>
          <w:tcPr>
            <w:tcW w:w="2336" w:type="dxa"/>
            <w:tcPrChange w:id="268" w:author="Admin" w:date="2026-09-29T14:03:00Z" w16du:dateUtc="2026-09-29T11:03:00Z">
              <w:tcPr>
                <w:tcW w:w="2336" w:type="dxa"/>
              </w:tcPr>
            </w:tcPrChange>
          </w:tcPr>
          <w:p w14:paraId="0451B4C5" w14:textId="7F94E1B9" w:rsidR="003D5D0C" w:rsidRDefault="003D5D0C" w:rsidP="005E5381">
            <w:pPr>
              <w:pStyle w:val="a3"/>
              <w:rPr>
                <w:ins w:id="269" w:author="Admin" w:date="2026-09-29T14:03:00Z" w16du:dateUtc="2026-09-29T11:03:00Z"/>
                <w:lang w:val="uk-UA"/>
              </w:rPr>
            </w:pPr>
            <w:ins w:id="270" w:author="Admin" w:date="2026-09-29T14:04:00Z" w16du:dateUtc="2026-09-29T11:04:00Z">
              <w:r>
                <w:rPr>
                  <w:lang w:val="uk-UA"/>
                </w:rPr>
                <w:t>0</w:t>
              </w:r>
            </w:ins>
          </w:p>
        </w:tc>
        <w:tc>
          <w:tcPr>
            <w:tcW w:w="2336" w:type="dxa"/>
            <w:tcPrChange w:id="271" w:author="Admin" w:date="2026-09-29T14:03:00Z" w16du:dateUtc="2026-09-29T11:03:00Z">
              <w:tcPr>
                <w:tcW w:w="2336" w:type="dxa"/>
              </w:tcPr>
            </w:tcPrChange>
          </w:tcPr>
          <w:p w14:paraId="4D908943" w14:textId="144145C8" w:rsidR="003D5D0C" w:rsidRDefault="003D5D0C" w:rsidP="005E5381">
            <w:pPr>
              <w:pStyle w:val="a3"/>
              <w:rPr>
                <w:ins w:id="272" w:author="Admin" w:date="2026-09-29T14:03:00Z" w16du:dateUtc="2026-09-29T11:03:00Z"/>
                <w:lang w:val="uk-UA"/>
              </w:rPr>
            </w:pPr>
            <w:ins w:id="273" w:author="Admin" w:date="2026-09-29T14:04:00Z" w16du:dateUtc="2026-09-29T11:04:00Z">
              <w:r>
                <w:rPr>
                  <w:lang w:val="uk-UA"/>
                </w:rPr>
                <w:t>0</w:t>
              </w:r>
            </w:ins>
          </w:p>
        </w:tc>
        <w:tc>
          <w:tcPr>
            <w:tcW w:w="2337" w:type="dxa"/>
            <w:tcPrChange w:id="274" w:author="Admin" w:date="2026-09-29T14:03:00Z" w16du:dateUtc="2026-09-29T11:03:00Z">
              <w:tcPr>
                <w:tcW w:w="2337" w:type="dxa"/>
              </w:tcPr>
            </w:tcPrChange>
          </w:tcPr>
          <w:p w14:paraId="3CEEA2CF" w14:textId="43F431CB" w:rsidR="003D5D0C" w:rsidRDefault="003D5D0C" w:rsidP="005E5381">
            <w:pPr>
              <w:pStyle w:val="a3"/>
              <w:rPr>
                <w:ins w:id="275" w:author="Admin" w:date="2026-09-29T14:03:00Z" w16du:dateUtc="2026-09-29T11:03:00Z"/>
                <w:lang w:val="uk-UA"/>
              </w:rPr>
            </w:pPr>
            <w:ins w:id="276" w:author="Admin" w:date="2026-09-29T14:04:00Z" w16du:dateUtc="2026-09-29T11:04:00Z">
              <w:r>
                <w:rPr>
                  <w:lang w:val="uk-UA"/>
                </w:rPr>
                <w:t>0</w:t>
              </w:r>
            </w:ins>
          </w:p>
        </w:tc>
      </w:tr>
      <w:tr w:rsidR="003D5D0C" w14:paraId="379EE05A" w14:textId="77777777" w:rsidTr="003D5D0C">
        <w:trPr>
          <w:ins w:id="277" w:author="Admin" w:date="2026-09-29T14:03:00Z" w16du:dateUtc="2026-09-29T11:03:00Z"/>
        </w:trPr>
        <w:tc>
          <w:tcPr>
            <w:tcW w:w="2336" w:type="dxa"/>
            <w:tcPrChange w:id="278" w:author="Admin" w:date="2026-09-29T14:03:00Z" w16du:dateUtc="2026-09-29T11:03:00Z">
              <w:tcPr>
                <w:tcW w:w="2336" w:type="dxa"/>
              </w:tcPr>
            </w:tcPrChange>
          </w:tcPr>
          <w:p w14:paraId="620F2F48" w14:textId="5F47EAC3" w:rsidR="003D5D0C" w:rsidRDefault="003D5D0C" w:rsidP="005E5381">
            <w:pPr>
              <w:pStyle w:val="a3"/>
              <w:rPr>
                <w:ins w:id="279" w:author="Admin" w:date="2026-09-29T14:03:00Z" w16du:dateUtc="2026-09-29T11:03:00Z"/>
                <w:lang w:val="uk-UA"/>
              </w:rPr>
            </w:pPr>
            <w:ins w:id="280" w:author="Admin" w:date="2026-09-29T14:04:00Z" w16du:dateUtc="2026-09-29T11:04:00Z">
              <w:r>
                <w:rPr>
                  <w:lang w:val="uk-UA"/>
                </w:rPr>
                <w:t>0</w:t>
              </w:r>
            </w:ins>
          </w:p>
        </w:tc>
        <w:tc>
          <w:tcPr>
            <w:tcW w:w="2336" w:type="dxa"/>
            <w:tcPrChange w:id="281" w:author="Admin" w:date="2026-09-29T14:03:00Z" w16du:dateUtc="2026-09-29T11:03:00Z">
              <w:tcPr>
                <w:tcW w:w="2336" w:type="dxa"/>
              </w:tcPr>
            </w:tcPrChange>
          </w:tcPr>
          <w:p w14:paraId="7B95D843" w14:textId="2A25D216" w:rsidR="003D5D0C" w:rsidRDefault="003D5D0C" w:rsidP="005E5381">
            <w:pPr>
              <w:pStyle w:val="a3"/>
              <w:rPr>
                <w:ins w:id="282" w:author="Admin" w:date="2026-09-29T14:03:00Z" w16du:dateUtc="2026-09-29T11:03:00Z"/>
                <w:lang w:val="uk-UA"/>
              </w:rPr>
            </w:pPr>
            <w:ins w:id="283" w:author="Admin" w:date="2026-09-29T14:04:00Z" w16du:dateUtc="2026-09-29T11:04:00Z">
              <w:r>
                <w:rPr>
                  <w:lang w:val="uk-UA"/>
                </w:rPr>
                <w:t>1</w:t>
              </w:r>
            </w:ins>
          </w:p>
        </w:tc>
        <w:tc>
          <w:tcPr>
            <w:tcW w:w="2336" w:type="dxa"/>
            <w:tcPrChange w:id="284" w:author="Admin" w:date="2026-09-29T14:03:00Z" w16du:dateUtc="2026-09-29T11:03:00Z">
              <w:tcPr>
                <w:tcW w:w="2336" w:type="dxa"/>
              </w:tcPr>
            </w:tcPrChange>
          </w:tcPr>
          <w:p w14:paraId="3E966CE3" w14:textId="6E398AD4" w:rsidR="003D5D0C" w:rsidRDefault="003D5D0C" w:rsidP="005E5381">
            <w:pPr>
              <w:pStyle w:val="a3"/>
              <w:rPr>
                <w:ins w:id="285" w:author="Admin" w:date="2026-09-29T14:03:00Z" w16du:dateUtc="2026-09-29T11:03:00Z"/>
                <w:lang w:val="uk-UA"/>
              </w:rPr>
            </w:pPr>
            <w:ins w:id="286" w:author="Admin" w:date="2026-09-29T14:04:00Z" w16du:dateUtc="2026-09-29T11:04:00Z">
              <w:r>
                <w:rPr>
                  <w:lang w:val="uk-UA"/>
                </w:rPr>
                <w:t>1</w:t>
              </w:r>
            </w:ins>
          </w:p>
        </w:tc>
        <w:tc>
          <w:tcPr>
            <w:tcW w:w="2337" w:type="dxa"/>
            <w:tcPrChange w:id="287" w:author="Admin" w:date="2026-09-29T14:03:00Z" w16du:dateUtc="2026-09-29T11:03:00Z">
              <w:tcPr>
                <w:tcW w:w="2337" w:type="dxa"/>
              </w:tcPr>
            </w:tcPrChange>
          </w:tcPr>
          <w:p w14:paraId="2BDC25B2" w14:textId="6006FFA0" w:rsidR="003D5D0C" w:rsidRDefault="003D5D0C" w:rsidP="005E5381">
            <w:pPr>
              <w:pStyle w:val="a3"/>
              <w:rPr>
                <w:ins w:id="288" w:author="Admin" w:date="2026-09-29T14:03:00Z" w16du:dateUtc="2026-09-29T11:03:00Z"/>
                <w:lang w:val="uk-UA"/>
              </w:rPr>
            </w:pPr>
            <w:ins w:id="289" w:author="Admin" w:date="2026-09-29T14:04:00Z" w16du:dateUtc="2026-09-29T11:04:00Z">
              <w:r>
                <w:rPr>
                  <w:lang w:val="uk-UA"/>
                </w:rPr>
                <w:t>0</w:t>
              </w:r>
            </w:ins>
          </w:p>
        </w:tc>
      </w:tr>
      <w:tr w:rsidR="003D5D0C" w14:paraId="308BF136" w14:textId="77777777" w:rsidTr="003D5D0C">
        <w:trPr>
          <w:ins w:id="290" w:author="Admin" w:date="2026-09-29T14:03:00Z" w16du:dateUtc="2026-09-29T11:03:00Z"/>
        </w:trPr>
        <w:tc>
          <w:tcPr>
            <w:tcW w:w="2336" w:type="dxa"/>
            <w:tcPrChange w:id="291" w:author="Admin" w:date="2026-09-29T14:03:00Z" w16du:dateUtc="2026-09-29T11:03:00Z">
              <w:tcPr>
                <w:tcW w:w="2336" w:type="dxa"/>
              </w:tcPr>
            </w:tcPrChange>
          </w:tcPr>
          <w:p w14:paraId="6511A97F" w14:textId="4470F258" w:rsidR="003D5D0C" w:rsidRDefault="003D5D0C" w:rsidP="005E5381">
            <w:pPr>
              <w:pStyle w:val="a3"/>
              <w:rPr>
                <w:ins w:id="292" w:author="Admin" w:date="2026-09-29T14:03:00Z" w16du:dateUtc="2026-09-29T11:03:00Z"/>
                <w:lang w:val="uk-UA"/>
              </w:rPr>
            </w:pPr>
            <w:ins w:id="293" w:author="Admin" w:date="2026-09-29T14:04:00Z" w16du:dateUtc="2026-09-29T11:04:00Z">
              <w:r>
                <w:rPr>
                  <w:lang w:val="uk-UA"/>
                </w:rPr>
                <w:t>1</w:t>
              </w:r>
            </w:ins>
          </w:p>
        </w:tc>
        <w:tc>
          <w:tcPr>
            <w:tcW w:w="2336" w:type="dxa"/>
            <w:tcPrChange w:id="294" w:author="Admin" w:date="2026-09-29T14:03:00Z" w16du:dateUtc="2026-09-29T11:03:00Z">
              <w:tcPr>
                <w:tcW w:w="2336" w:type="dxa"/>
              </w:tcPr>
            </w:tcPrChange>
          </w:tcPr>
          <w:p w14:paraId="71A04DF1" w14:textId="56C0AFCB" w:rsidR="003D5D0C" w:rsidRDefault="003D5D0C" w:rsidP="005E5381">
            <w:pPr>
              <w:pStyle w:val="a3"/>
              <w:rPr>
                <w:ins w:id="295" w:author="Admin" w:date="2026-09-29T14:03:00Z" w16du:dateUtc="2026-09-29T11:03:00Z"/>
                <w:lang w:val="uk-UA"/>
              </w:rPr>
            </w:pPr>
            <w:ins w:id="296" w:author="Admin" w:date="2026-09-29T14:04:00Z" w16du:dateUtc="2026-09-29T11:04:00Z">
              <w:r>
                <w:rPr>
                  <w:lang w:val="uk-UA"/>
                </w:rPr>
                <w:t>0</w:t>
              </w:r>
            </w:ins>
          </w:p>
        </w:tc>
        <w:tc>
          <w:tcPr>
            <w:tcW w:w="2336" w:type="dxa"/>
            <w:tcPrChange w:id="297" w:author="Admin" w:date="2026-09-29T14:03:00Z" w16du:dateUtc="2026-09-29T11:03:00Z">
              <w:tcPr>
                <w:tcW w:w="2336" w:type="dxa"/>
              </w:tcPr>
            </w:tcPrChange>
          </w:tcPr>
          <w:p w14:paraId="2DDB0A77" w14:textId="2411A761" w:rsidR="003D5D0C" w:rsidRDefault="003D5D0C" w:rsidP="005E5381">
            <w:pPr>
              <w:pStyle w:val="a3"/>
              <w:rPr>
                <w:ins w:id="298" w:author="Admin" w:date="2026-09-29T14:03:00Z" w16du:dateUtc="2026-09-29T11:03:00Z"/>
                <w:lang w:val="uk-UA"/>
              </w:rPr>
            </w:pPr>
            <w:ins w:id="299" w:author="Admin" w:date="2026-09-29T14:04:00Z" w16du:dateUtc="2026-09-29T11:04:00Z">
              <w:r>
                <w:rPr>
                  <w:lang w:val="uk-UA"/>
                </w:rPr>
                <w:t>1</w:t>
              </w:r>
            </w:ins>
          </w:p>
        </w:tc>
        <w:tc>
          <w:tcPr>
            <w:tcW w:w="2337" w:type="dxa"/>
            <w:tcPrChange w:id="300" w:author="Admin" w:date="2026-09-29T14:03:00Z" w16du:dateUtc="2026-09-29T11:03:00Z">
              <w:tcPr>
                <w:tcW w:w="2337" w:type="dxa"/>
              </w:tcPr>
            </w:tcPrChange>
          </w:tcPr>
          <w:p w14:paraId="472D5112" w14:textId="318B2579" w:rsidR="003D5D0C" w:rsidRDefault="003D5D0C" w:rsidP="005E5381">
            <w:pPr>
              <w:pStyle w:val="a3"/>
              <w:rPr>
                <w:ins w:id="301" w:author="Admin" w:date="2026-09-29T14:03:00Z" w16du:dateUtc="2026-09-29T11:03:00Z"/>
                <w:lang w:val="uk-UA"/>
              </w:rPr>
            </w:pPr>
            <w:ins w:id="302" w:author="Admin" w:date="2026-09-29T14:04:00Z" w16du:dateUtc="2026-09-29T11:04:00Z">
              <w:r>
                <w:rPr>
                  <w:lang w:val="uk-UA"/>
                </w:rPr>
                <w:t>0</w:t>
              </w:r>
            </w:ins>
          </w:p>
        </w:tc>
      </w:tr>
      <w:tr w:rsidR="003D5D0C" w14:paraId="67789300" w14:textId="77777777" w:rsidTr="003D5D0C">
        <w:trPr>
          <w:ins w:id="303" w:author="Admin" w:date="2026-09-29T14:03:00Z" w16du:dateUtc="2026-09-29T11:03:00Z"/>
        </w:trPr>
        <w:tc>
          <w:tcPr>
            <w:tcW w:w="2336" w:type="dxa"/>
            <w:tcPrChange w:id="304" w:author="Admin" w:date="2026-09-29T14:03:00Z" w16du:dateUtc="2026-09-29T11:03:00Z">
              <w:tcPr>
                <w:tcW w:w="2336" w:type="dxa"/>
              </w:tcPr>
            </w:tcPrChange>
          </w:tcPr>
          <w:p w14:paraId="03B17E03" w14:textId="0F462ED8" w:rsidR="003D5D0C" w:rsidRDefault="003D5D0C" w:rsidP="005E5381">
            <w:pPr>
              <w:pStyle w:val="a3"/>
              <w:rPr>
                <w:ins w:id="305" w:author="Admin" w:date="2026-09-29T14:03:00Z" w16du:dateUtc="2026-09-29T11:03:00Z"/>
                <w:lang w:val="uk-UA"/>
              </w:rPr>
            </w:pPr>
            <w:ins w:id="306" w:author="Admin" w:date="2026-09-29T14:04:00Z" w16du:dateUtc="2026-09-29T11:04:00Z">
              <w:r>
                <w:rPr>
                  <w:lang w:val="uk-UA"/>
                </w:rPr>
                <w:t>1</w:t>
              </w:r>
            </w:ins>
          </w:p>
        </w:tc>
        <w:tc>
          <w:tcPr>
            <w:tcW w:w="2336" w:type="dxa"/>
            <w:tcPrChange w:id="307" w:author="Admin" w:date="2026-09-29T14:03:00Z" w16du:dateUtc="2026-09-29T11:03:00Z">
              <w:tcPr>
                <w:tcW w:w="2336" w:type="dxa"/>
              </w:tcPr>
            </w:tcPrChange>
          </w:tcPr>
          <w:p w14:paraId="4B3BE0F4" w14:textId="58340800" w:rsidR="003D5D0C" w:rsidRDefault="003D5D0C" w:rsidP="005E5381">
            <w:pPr>
              <w:pStyle w:val="a3"/>
              <w:rPr>
                <w:ins w:id="308" w:author="Admin" w:date="2026-09-29T14:03:00Z" w16du:dateUtc="2026-09-29T11:03:00Z"/>
                <w:lang w:val="uk-UA"/>
              </w:rPr>
            </w:pPr>
            <w:ins w:id="309" w:author="Admin" w:date="2026-09-29T14:04:00Z" w16du:dateUtc="2026-09-29T11:04:00Z">
              <w:r>
                <w:rPr>
                  <w:lang w:val="uk-UA"/>
                </w:rPr>
                <w:t>1</w:t>
              </w:r>
            </w:ins>
          </w:p>
        </w:tc>
        <w:tc>
          <w:tcPr>
            <w:tcW w:w="2336" w:type="dxa"/>
            <w:tcPrChange w:id="310" w:author="Admin" w:date="2026-09-29T14:03:00Z" w16du:dateUtc="2026-09-29T11:03:00Z">
              <w:tcPr>
                <w:tcW w:w="2336" w:type="dxa"/>
              </w:tcPr>
            </w:tcPrChange>
          </w:tcPr>
          <w:p w14:paraId="5331BC64" w14:textId="47495DC3" w:rsidR="003D5D0C" w:rsidRDefault="003D5D0C" w:rsidP="005E5381">
            <w:pPr>
              <w:pStyle w:val="a3"/>
              <w:rPr>
                <w:ins w:id="311" w:author="Admin" w:date="2026-09-29T14:03:00Z" w16du:dateUtc="2026-09-29T11:03:00Z"/>
                <w:lang w:val="uk-UA"/>
              </w:rPr>
            </w:pPr>
            <w:ins w:id="312" w:author="Admin" w:date="2026-09-29T14:04:00Z" w16du:dateUtc="2026-09-29T11:04:00Z">
              <w:r>
                <w:rPr>
                  <w:lang w:val="uk-UA"/>
                </w:rPr>
                <w:t>0</w:t>
              </w:r>
            </w:ins>
          </w:p>
        </w:tc>
        <w:tc>
          <w:tcPr>
            <w:tcW w:w="2337" w:type="dxa"/>
            <w:tcPrChange w:id="313" w:author="Admin" w:date="2026-09-29T14:03:00Z" w16du:dateUtc="2026-09-29T11:03:00Z">
              <w:tcPr>
                <w:tcW w:w="2337" w:type="dxa"/>
              </w:tcPr>
            </w:tcPrChange>
          </w:tcPr>
          <w:p w14:paraId="36153AAB" w14:textId="1770FC12" w:rsidR="003D5D0C" w:rsidRDefault="003D5D0C" w:rsidP="005E5381">
            <w:pPr>
              <w:pStyle w:val="a3"/>
              <w:rPr>
                <w:ins w:id="314" w:author="Admin" w:date="2026-09-29T14:03:00Z" w16du:dateUtc="2026-09-29T11:03:00Z"/>
                <w:lang w:val="uk-UA"/>
              </w:rPr>
            </w:pPr>
            <w:ins w:id="315" w:author="Admin" w:date="2026-09-29T14:04:00Z" w16du:dateUtc="2026-09-29T11:04:00Z">
              <w:r>
                <w:rPr>
                  <w:lang w:val="uk-UA"/>
                </w:rPr>
                <w:t>1</w:t>
              </w:r>
            </w:ins>
          </w:p>
        </w:tc>
      </w:tr>
    </w:tbl>
    <w:p w14:paraId="5DF6E177" w14:textId="51BB9F3C" w:rsidR="003D5D0C" w:rsidRDefault="003D5D0C" w:rsidP="003D5D0C">
      <w:pPr>
        <w:pStyle w:val="a3"/>
        <w:rPr>
          <w:ins w:id="316" w:author="Admin" w:date="2026-09-29T14:05:00Z" w16du:dateUtc="2026-09-29T11:05:00Z"/>
        </w:rPr>
      </w:pPr>
      <w:ins w:id="317" w:author="Admin" w:date="2026-09-29T14:04:00Z" w16du:dateUtc="2026-09-29T11:04:00Z">
        <w:r>
          <w:rPr>
            <w:lang w:val="en-US"/>
          </w:rPr>
          <w:t>S</w:t>
        </w:r>
      </w:ins>
      <w:ins w:id="318" w:author="Admin" w:date="2026-09-29T14:05:00Z" w16du:dateUtc="2026-09-29T11:05:00Z">
        <w:r>
          <w:t xml:space="preserve"> = </w:t>
        </w:r>
        <w:r>
          <w:rPr>
            <w:lang w:val="en-US"/>
          </w:rPr>
          <w:t>A</w:t>
        </w:r>
        <w:r>
          <w:t xml:space="preserve"> исключающее ИЛИ </w:t>
        </w:r>
        <w:r>
          <w:rPr>
            <w:lang w:val="en-US"/>
          </w:rPr>
          <w:t>B</w:t>
        </w:r>
        <w:r w:rsidRPr="003D5D0C">
          <w:rPr>
            <w:lang w:val="en-US"/>
          </w:rPr>
          <w:t xml:space="preserve"> </w:t>
        </w:r>
      </w:ins>
    </w:p>
    <w:p w14:paraId="0602AA05" w14:textId="14E063FB" w:rsidR="007B4332" w:rsidRDefault="003D5D0C" w:rsidP="005E5381">
      <w:pPr>
        <w:pStyle w:val="a3"/>
        <w:rPr>
          <w:ins w:id="319" w:author="Admin" w:date="2026-09-29T14:07:00Z" w16du:dateUtc="2026-09-29T11:07:00Z"/>
        </w:rPr>
      </w:pPr>
      <w:ins w:id="320" w:author="Admin" w:date="2026-09-29T14:05:00Z" w16du:dateUtc="2026-09-29T11:05:00Z">
        <w:r>
          <w:rPr>
            <w:lang w:val="en-US"/>
          </w:rPr>
          <w:t>P</w:t>
        </w:r>
        <w:r>
          <w:t xml:space="preserve"> = </w:t>
        </w:r>
        <w:r>
          <w:rPr>
            <w:lang w:val="en-US"/>
          </w:rPr>
          <w:t xml:space="preserve">A </w:t>
        </w:r>
        <w:r>
          <w:t xml:space="preserve">И </w:t>
        </w:r>
        <w:r>
          <w:rPr>
            <w:lang w:val="en-US"/>
          </w:rPr>
          <w:t>B</w:t>
        </w:r>
      </w:ins>
      <w:r w:rsidR="005E5381">
        <w:br/>
      </w:r>
      <w:r w:rsidR="005E5381">
        <w:br/>
        <w:t>---</w:t>
      </w:r>
      <w:r w:rsidR="005E5381">
        <w:br/>
      </w:r>
      <w:r w:rsidR="005E5381">
        <w:br/>
        <w:t>Часть В. Развёрнутые ответы</w:t>
      </w:r>
      <w:r w:rsidR="005E5381">
        <w:br/>
      </w:r>
      <w:r w:rsidR="005E5381">
        <w:br/>
        <w:t>В1. Опишите устройство компьютера по принципу фон Неймана. Перечислите основные устройства (АЛУ, УУ, память, устройства ввода-вывода) и укажите их назначение. Объясните, что такое принцип хранимой программы.</w:t>
      </w:r>
    </w:p>
    <w:p w14:paraId="105114B8" w14:textId="64EF7AE8" w:rsidR="007B4332" w:rsidRDefault="007B4332" w:rsidP="005E5381">
      <w:pPr>
        <w:pStyle w:val="a3"/>
        <w:rPr>
          <w:ins w:id="321" w:author="Admin" w:date="2026-09-29T14:10:00Z" w16du:dateUtc="2026-09-29T11:10:00Z"/>
        </w:rPr>
      </w:pPr>
      <w:ins w:id="322" w:author="Admin" w:date="2026-09-29T14:08:00Z" w16du:dateUtc="2026-09-29T11:08:00Z">
        <w:r>
          <w:t>П</w:t>
        </w:r>
        <w:r>
          <w:t>ринцип хранимой программы</w:t>
        </w:r>
        <w:r>
          <w:t xml:space="preserve"> – </w:t>
        </w:r>
      </w:ins>
      <w:ins w:id="323" w:author="Admin" w:date="2026-09-29T14:09:00Z" w16du:dateUtc="2026-09-29T11:09:00Z">
        <w:r>
          <w:t xml:space="preserve">и </w:t>
        </w:r>
      </w:ins>
      <w:ins w:id="324" w:author="Admin" w:date="2026-09-29T14:08:00Z" w16du:dateUtc="2026-09-29T11:08:00Z">
        <w:r>
          <w:t>программа (последовательность команд) и сами данные хранятся в памяти</w:t>
        </w:r>
      </w:ins>
      <w:ins w:id="325" w:author="Admin" w:date="2026-09-29T14:09:00Z" w16du:dateUtc="2026-09-29T11:09:00Z">
        <w:r>
          <w:t>,</w:t>
        </w:r>
      </w:ins>
      <w:ins w:id="326" w:author="Admin" w:date="2026-09-29T14:08:00Z" w16du:dateUtc="2026-09-29T11:08:00Z">
        <w:r>
          <w:t xml:space="preserve"> </w:t>
        </w:r>
      </w:ins>
      <w:ins w:id="327" w:author="Admin" w:date="2026-09-29T14:09:00Z" w16du:dateUtc="2026-09-29T11:09:00Z">
        <w:r>
          <w:t>программа может быть обработана, значит программа может быть гибкой и меняться</w:t>
        </w:r>
      </w:ins>
      <w:ins w:id="328" w:author="Admin" w:date="2026-09-29T14:10:00Z" w16du:dateUtc="2026-09-29T11:10:00Z">
        <w:r>
          <w:t xml:space="preserve"> в процессе выполнения.</w:t>
        </w:r>
      </w:ins>
    </w:p>
    <w:p w14:paraId="5BF93580" w14:textId="6027E6C8" w:rsidR="00F449EF" w:rsidRDefault="007B4332" w:rsidP="005E5381">
      <w:pPr>
        <w:pStyle w:val="a3"/>
        <w:rPr>
          <w:ins w:id="329" w:author="Admin" w:date="2026-09-29T14:25:00Z" w16du:dateUtc="2026-09-29T11:25:00Z"/>
        </w:rPr>
      </w:pPr>
      <w:ins w:id="330" w:author="Admin" w:date="2026-09-29T14:11:00Z" w16du:dateUtc="2026-09-29T11:11:00Z">
        <w:r>
          <w:t xml:space="preserve">Компьютер по принципу фон Неймана: АЛУ берет на себя все арифметические и логические операции, </w:t>
        </w:r>
      </w:ins>
      <w:ins w:id="331" w:author="Admin" w:date="2026-09-29T14:12:00Z" w16du:dateUtc="2026-09-29T11:12:00Z">
        <w:r>
          <w:t>память хранит и данные, и программы,</w:t>
        </w:r>
        <w:r w:rsidRPr="007B4332">
          <w:t xml:space="preserve"> </w:t>
        </w:r>
        <w:r>
          <w:t>устройства ввода-вывода</w:t>
        </w:r>
        <w:r>
          <w:t xml:space="preserve"> обеспечивает связь с пользователем, УУ управляет работой всех устройств</w:t>
        </w:r>
      </w:ins>
      <w:ins w:id="332" w:author="Admin" w:date="2026-09-29T14:13:00Z" w16du:dateUtc="2026-09-29T11:13:00Z">
        <w:r>
          <w:t xml:space="preserve"> и их взаимодействием</w:t>
        </w:r>
      </w:ins>
      <w:ins w:id="333" w:author="Admin" w:date="2026-09-29T14:12:00Z" w16du:dateUtc="2026-09-29T11:12:00Z">
        <w:r>
          <w:t>.</w:t>
        </w:r>
      </w:ins>
      <w:r w:rsidR="005E5381">
        <w:br/>
      </w:r>
      <w:r w:rsidR="005E5381">
        <w:lastRenderedPageBreak/>
        <w:br/>
        <w:t>В2. Опишите цикл выполнения команды процессором. Перечислите основные этапы (выборка команды, декодирование, выполнение, сохранение результата) и кратко охарактеризуйте каждый из них. Укажите роль регистра-счётчика команд (PC) и регистра команд (IR).</w:t>
      </w:r>
      <w:r w:rsidR="005E5381">
        <w:br/>
      </w:r>
      <w:r w:rsidR="005E5381">
        <w:br/>
        <w:t>В3. Спроектируйте (опишите словами и логическими выражениями) одноразрядный полный сумматор. Чем он отличается от полусумматора? Как из полных сумматоров строится многоразрядный сумматор?</w:t>
      </w:r>
    </w:p>
    <w:p w14:paraId="05FEAA9A" w14:textId="2CCCE607" w:rsidR="00F449EF" w:rsidRDefault="00F449EF" w:rsidP="005E5381">
      <w:pPr>
        <w:pStyle w:val="a3"/>
        <w:rPr>
          <w:ins w:id="334" w:author="Admin" w:date="2026-09-29T14:26:00Z" w16du:dateUtc="2026-09-29T11:26:00Z"/>
        </w:rPr>
      </w:pPr>
      <w:ins w:id="335" w:author="Admin" w:date="2026-09-29T14:26:00Z" w16du:dateUtc="2026-09-29T11:26:00Z">
        <w:r>
          <w:t xml:space="preserve">Полный сумматор имеет входы </w:t>
        </w:r>
        <w:r>
          <w:rPr>
            <w:lang w:val="en-US"/>
          </w:rPr>
          <w:t>A</w:t>
        </w:r>
        <w:r w:rsidRPr="00F449EF">
          <w:rPr>
            <w:rPrChange w:id="336" w:author="Admin" w:date="2026-09-29T14:26:00Z" w16du:dateUtc="2026-09-29T11:2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</w:t>
        </w:r>
        <w:r w:rsidRPr="00F449EF">
          <w:rPr>
            <w:rPrChange w:id="337" w:author="Admin" w:date="2026-09-29T14:26:00Z" w16du:dateUtc="2026-09-29T11:2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Cin</w:t>
        </w:r>
        <w:r>
          <w:t xml:space="preserve"> и выходы</w:t>
        </w:r>
        <w:r w:rsidRPr="00F449EF">
          <w:rPr>
            <w:rPrChange w:id="338" w:author="Admin" w:date="2026-09-29T14:26:00Z" w16du:dateUtc="2026-09-29T11:2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S</w:t>
        </w:r>
        <w:r w:rsidRPr="00F449EF">
          <w:rPr>
            <w:rPrChange w:id="339" w:author="Admin" w:date="2026-09-29T14:26:00Z" w16du:dateUtc="2026-09-29T11:26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Cout</w:t>
        </w:r>
        <w:r>
          <w:t>.</w:t>
        </w:r>
      </w:ins>
      <w:del w:id="340" w:author="Admin" w:date="2026-09-29T14:25:00Z" w16du:dateUtc="2026-09-29T11:25:00Z">
        <w:r w:rsidR="005E5381" w:rsidDel="00F449EF">
          <w:br/>
        </w:r>
      </w:del>
    </w:p>
    <w:p w14:paraId="2F8EA940" w14:textId="3B2CC13A" w:rsidR="00F449EF" w:rsidRPr="002955C5" w:rsidRDefault="00F449EF" w:rsidP="00F449EF">
      <w:pPr>
        <w:pStyle w:val="a3"/>
        <w:rPr>
          <w:ins w:id="341" w:author="Admin" w:date="2026-09-29T14:27:00Z" w16du:dateUtc="2026-09-29T11:27:00Z"/>
          <w:rPrChange w:id="342" w:author="Admin" w:date="2026-09-29T14:29:00Z" w16du:dateUtc="2026-09-29T11:29:00Z">
            <w:rPr>
              <w:ins w:id="343" w:author="Admin" w:date="2026-09-29T14:27:00Z" w16du:dateUtc="2026-09-29T11:27:00Z"/>
              <w:lang w:val="en-US"/>
            </w:rPr>
          </w:rPrChange>
        </w:rPr>
      </w:pPr>
      <w:ins w:id="344" w:author="Admin" w:date="2026-09-29T14:26:00Z" w16du:dateUtc="2026-09-29T11:26:00Z">
        <w:r>
          <w:rPr>
            <w:lang w:val="en-US"/>
          </w:rPr>
          <w:t>S</w:t>
        </w:r>
        <w:r>
          <w:t xml:space="preserve"> = </w:t>
        </w:r>
        <w:r>
          <w:rPr>
            <w:lang w:val="en-US"/>
          </w:rPr>
          <w:t>A</w:t>
        </w:r>
        <w:r>
          <w:t xml:space="preserve"> исключающее ИЛИ </w:t>
        </w:r>
        <w:r>
          <w:rPr>
            <w:lang w:val="en-US"/>
          </w:rPr>
          <w:t>B</w:t>
        </w:r>
      </w:ins>
      <w:ins w:id="345" w:author="Admin" w:date="2026-09-29T14:27:00Z" w16du:dateUtc="2026-09-29T11:27:00Z">
        <w:r w:rsidR="009156EA">
          <w:t xml:space="preserve"> исключающее ИЛИ </w:t>
        </w:r>
        <w:r w:rsidR="009156EA">
          <w:rPr>
            <w:lang w:val="en-US"/>
          </w:rPr>
          <w:t>Cin</w:t>
        </w:r>
      </w:ins>
      <w:ins w:id="346" w:author="Admin" w:date="2026-09-29T14:29:00Z" w16du:dateUtc="2026-09-29T11:29:00Z">
        <w:r w:rsidR="002955C5">
          <w:t xml:space="preserve"> (любая единица на входах даст единицу на выходе</w:t>
        </w:r>
      </w:ins>
      <w:ins w:id="347" w:author="Admin" w:date="2026-09-29T14:30:00Z" w16du:dateUtc="2026-09-29T11:30:00Z">
        <w:r w:rsidR="002955C5">
          <w:t xml:space="preserve"> суммы</w:t>
        </w:r>
      </w:ins>
      <w:ins w:id="348" w:author="Admin" w:date="2026-09-29T14:29:00Z" w16du:dateUtc="2026-09-29T11:29:00Z">
        <w:r w:rsidR="002955C5">
          <w:t>)</w:t>
        </w:r>
      </w:ins>
    </w:p>
    <w:p w14:paraId="7AEEA5C8" w14:textId="5B1344E7" w:rsidR="00F449EF" w:rsidRPr="009156EA" w:rsidRDefault="009156EA" w:rsidP="005E5381">
      <w:pPr>
        <w:pStyle w:val="a3"/>
        <w:rPr>
          <w:ins w:id="349" w:author="Admin" w:date="2026-09-29T14:25:00Z" w16du:dateUtc="2026-09-29T11:25:00Z"/>
        </w:rPr>
      </w:pPr>
      <w:ins w:id="350" w:author="Admin" w:date="2026-09-29T14:27:00Z" w16du:dateUtc="2026-09-29T11:27:00Z">
        <w:r>
          <w:rPr>
            <w:lang w:val="en-US"/>
          </w:rPr>
          <w:t>Cout</w:t>
        </w:r>
        <w:r w:rsidRPr="009156EA">
          <w:rPr>
            <w:rPrChange w:id="351" w:author="Admin" w:date="2026-09-29T14:28:00Z" w16du:dateUtc="2026-09-29T11:28:00Z">
              <w:rPr>
                <w:lang w:val="en-US"/>
              </w:rPr>
            </w:rPrChange>
          </w:rPr>
          <w:t xml:space="preserve"> = </w:t>
        </w:r>
        <w:r>
          <w:t>(</w:t>
        </w:r>
        <w:r>
          <w:rPr>
            <w:lang w:val="en-US"/>
          </w:rPr>
          <w:t>Cin</w:t>
        </w:r>
        <w:r w:rsidRPr="009156EA">
          <w:rPr>
            <w:rPrChange w:id="352" w:author="Admin" w:date="2026-09-29T14:28:00Z" w16du:dateUtc="2026-09-29T11:28:00Z">
              <w:rPr>
                <w:lang w:val="en-US"/>
              </w:rPr>
            </w:rPrChange>
          </w:rPr>
          <w:t xml:space="preserve"> </w:t>
        </w:r>
        <w:r>
          <w:t xml:space="preserve">И </w:t>
        </w:r>
        <w:r>
          <w:rPr>
            <w:lang w:val="en-US"/>
          </w:rPr>
          <w:t>A</w:t>
        </w:r>
        <w:r>
          <w:t>)</w:t>
        </w:r>
        <w:r w:rsidRPr="009156EA">
          <w:rPr>
            <w:rPrChange w:id="353" w:author="Admin" w:date="2026-09-29T14:28:00Z" w16du:dateUtc="2026-09-29T11:28:00Z">
              <w:rPr>
                <w:lang w:val="en-US"/>
              </w:rPr>
            </w:rPrChange>
          </w:rPr>
          <w:t xml:space="preserve"> </w:t>
        </w:r>
      </w:ins>
      <w:ins w:id="354" w:author="Admin" w:date="2026-09-29T14:28:00Z" w16du:dateUtc="2026-09-29T11:28:00Z">
        <w:r>
          <w:t>ИЛИ (</w:t>
        </w:r>
      </w:ins>
      <w:ins w:id="355" w:author="Admin" w:date="2026-09-29T14:27:00Z" w16du:dateUtc="2026-09-29T11:27:00Z">
        <w:r>
          <w:rPr>
            <w:lang w:val="en-US"/>
          </w:rPr>
          <w:t>Cin</w:t>
        </w:r>
      </w:ins>
      <w:ins w:id="356" w:author="Admin" w:date="2026-09-29T14:28:00Z" w16du:dateUtc="2026-09-29T11:28:00Z">
        <w:r>
          <w:t xml:space="preserve"> И</w:t>
        </w:r>
        <w:r w:rsidRPr="009156EA">
          <w:rPr>
            <w:rPrChange w:id="357" w:author="Admin" w:date="2026-09-29T14:28:00Z" w16du:dateUtc="2026-09-29T11:28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</w:t>
        </w:r>
        <w:r>
          <w:t>) ИЛИ</w:t>
        </w:r>
      </w:ins>
      <w:ins w:id="358" w:author="Admin" w:date="2026-09-29T14:27:00Z" w16du:dateUtc="2026-09-29T11:27:00Z">
        <w:r w:rsidRPr="009156EA">
          <w:rPr>
            <w:rPrChange w:id="359" w:author="Admin" w:date="2026-09-29T14:28:00Z" w16du:dateUtc="2026-09-29T11:28:00Z">
              <w:rPr>
                <w:lang w:val="en-US"/>
              </w:rPr>
            </w:rPrChange>
          </w:rPr>
          <w:t xml:space="preserve"> </w:t>
        </w:r>
      </w:ins>
      <w:ins w:id="360" w:author="Admin" w:date="2026-09-29T14:28:00Z" w16du:dateUtc="2026-09-29T11:28:00Z">
        <w:r>
          <w:t>(</w:t>
        </w:r>
        <w:r>
          <w:rPr>
            <w:lang w:val="en-US"/>
          </w:rPr>
          <w:t>A</w:t>
        </w:r>
        <w:r>
          <w:t xml:space="preserve"> И</w:t>
        </w:r>
      </w:ins>
      <w:ins w:id="361" w:author="Admin" w:date="2026-09-29T14:27:00Z" w16du:dateUtc="2026-09-29T11:27:00Z">
        <w:r w:rsidRPr="009156EA">
          <w:rPr>
            <w:rPrChange w:id="362" w:author="Admin" w:date="2026-09-29T14:28:00Z" w16du:dateUtc="2026-09-29T11:28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B</w:t>
        </w:r>
      </w:ins>
      <w:ins w:id="363" w:author="Admin" w:date="2026-09-29T14:28:00Z" w16du:dateUtc="2026-09-29T11:28:00Z">
        <w:r>
          <w:t>)</w:t>
        </w:r>
      </w:ins>
      <w:ins w:id="364" w:author="Admin" w:date="2026-09-29T14:29:00Z" w16du:dateUtc="2026-09-29T11:29:00Z">
        <w:r w:rsidR="002955C5">
          <w:t xml:space="preserve"> (как минимум две единицы на входах дадут единицу на выходе переноса)</w:t>
        </w:r>
      </w:ins>
    </w:p>
    <w:p w14:paraId="51581C6F" w14:textId="0BA2ADB5" w:rsidR="00F449EF" w:rsidRDefault="00F449EF" w:rsidP="005E5381">
      <w:pPr>
        <w:pStyle w:val="a3"/>
        <w:rPr>
          <w:ins w:id="365" w:author="Admin" w:date="2026-09-29T14:18:00Z" w16du:dateUtc="2026-09-29T11:18:00Z"/>
        </w:rPr>
      </w:pPr>
      <w:ins w:id="366" w:author="Admin" w:date="2026-09-29T14:16:00Z">
        <w:r w:rsidRPr="00F449EF">
          <w:rPr>
            <w:rPrChange w:id="367" w:author="Admin" w:date="2026-09-29T14:16:00Z" w16du:dateUtc="2026-09-29T11:16:00Z">
              <w:rPr>
                <w:b/>
                <w:bCs/>
              </w:rPr>
            </w:rPrChange>
          </w:rPr>
          <w:t>Одноразрядный полный сумматор</w:t>
        </w:r>
        <w:r w:rsidRPr="00F449EF">
          <w:t xml:space="preserve"> </w:t>
        </w:r>
      </w:ins>
      <w:ins w:id="368" w:author="Admin" w:date="2026-09-29T14:17:00Z" w16du:dateUtc="2026-09-29T11:17:00Z">
        <w:r>
          <w:t xml:space="preserve">- </w:t>
        </w:r>
      </w:ins>
      <w:ins w:id="369" w:author="Admin" w:date="2026-09-29T14:16:00Z">
        <w:r w:rsidRPr="00F449EF">
          <w:t xml:space="preserve">складывает </w:t>
        </w:r>
        <w:r w:rsidRPr="00F449EF">
          <w:rPr>
            <w:rPrChange w:id="370" w:author="Admin" w:date="2026-09-29T14:16:00Z" w16du:dateUtc="2026-09-29T11:16:00Z">
              <w:rPr>
                <w:b/>
                <w:bCs/>
              </w:rPr>
            </w:rPrChange>
          </w:rPr>
          <w:t>три числа</w:t>
        </w:r>
        <w:r w:rsidRPr="00F449EF">
          <w:t xml:space="preserve">: два слагаемых бита A и B и бит </w:t>
        </w:r>
      </w:ins>
      <w:ins w:id="371" w:author="Admin" w:date="2026-09-29T14:17:00Z" w16du:dateUtc="2026-09-29T11:17:00Z">
        <w:r>
          <w:t xml:space="preserve">«разрешающий» </w:t>
        </w:r>
      </w:ins>
      <w:ins w:id="372" w:author="Admin" w:date="2026-09-29T14:16:00Z">
        <w:r w:rsidRPr="00F449EF">
          <w:t>перенос из младшего разряда</w:t>
        </w:r>
      </w:ins>
      <w:ins w:id="373" w:author="Admin" w:date="2026-09-29T14:17:00Z" w16du:dateUtc="2026-09-29T11:17:00Z">
        <w:r>
          <w:t>.</w:t>
        </w:r>
      </w:ins>
    </w:p>
    <w:p w14:paraId="5BFC01ED" w14:textId="30DBD52A" w:rsidR="00F449EF" w:rsidRDefault="00F449EF" w:rsidP="005E5381">
      <w:pPr>
        <w:pStyle w:val="a3"/>
        <w:rPr>
          <w:ins w:id="374" w:author="Admin" w:date="2026-09-29T14:18:00Z" w16du:dateUtc="2026-09-29T11:18:00Z"/>
        </w:rPr>
      </w:pPr>
      <w:ins w:id="375" w:author="Admin" w:date="2026-09-29T14:24:00Z" w16du:dateUtc="2026-09-29T11:24:00Z">
        <w:r>
          <w:t xml:space="preserve">Полу сумматор не имеет на входе </w:t>
        </w:r>
        <w:r>
          <w:rPr>
            <w:lang w:val="en-US"/>
          </w:rPr>
          <w:t>Cin</w:t>
        </w:r>
        <w:r>
          <w:t xml:space="preserve"> из-за чего на его основе не получится </w:t>
        </w:r>
      </w:ins>
      <w:ins w:id="376" w:author="Admin" w:date="2026-09-29T14:25:00Z" w16du:dateUtc="2026-09-29T11:25:00Z">
        <w:r>
          <w:t>реализовать</w:t>
        </w:r>
      </w:ins>
      <w:ins w:id="377" w:author="Admin" w:date="2026-09-29T14:24:00Z" w16du:dateUtc="2026-09-29T11:24:00Z">
        <w:r>
          <w:t xml:space="preserve"> многоразрядный </w:t>
        </w:r>
      </w:ins>
      <w:ins w:id="378" w:author="Admin" w:date="2026-09-29T14:25:00Z" w16du:dateUtc="2026-09-29T11:25:00Z">
        <w:r>
          <w:t>сумматор</w:t>
        </w:r>
      </w:ins>
      <w:ins w:id="379" w:author="Admin" w:date="2026-09-29T14:24:00Z" w16du:dateUtc="2026-09-29T11:24:00Z">
        <w:r>
          <w:t xml:space="preserve">. </w:t>
        </w:r>
      </w:ins>
    </w:p>
    <w:p w14:paraId="6EB758EC" w14:textId="40133862" w:rsidR="00F449EF" w:rsidRPr="00F449EF" w:rsidRDefault="00F449EF" w:rsidP="005E5381">
      <w:pPr>
        <w:pStyle w:val="a3"/>
        <w:rPr>
          <w:ins w:id="380" w:author="Admin" w:date="2026-09-29T14:17:00Z" w16du:dateUtc="2026-09-29T11:17:00Z"/>
        </w:rPr>
      </w:pPr>
      <w:ins w:id="381" w:author="Admin" w:date="2026-09-29T14:18:00Z">
        <w:r w:rsidRPr="00F449EF">
          <w:t xml:space="preserve">Многоразрядный сумматор </w:t>
        </w:r>
      </w:ins>
      <w:ins w:id="382" w:author="Admin" w:date="2026-09-29T14:19:00Z" w16du:dateUtc="2026-09-29T11:19:00Z">
        <w:r>
          <w:t>складывается из одноразрядных.</w:t>
        </w:r>
      </w:ins>
      <w:ins w:id="383" w:author="Admin" w:date="2026-09-29T14:18:00Z">
        <w:r w:rsidRPr="00F449EF">
          <w:rPr>
            <w:rPrChange w:id="384" w:author="Admin" w:date="2026-09-29T14:18:00Z" w16du:dateUtc="2026-09-29T11:18:00Z">
              <w:rPr>
                <w:b/>
                <w:bCs/>
              </w:rPr>
            </w:rPrChange>
          </w:rPr>
          <w:t xml:space="preserve"> </w:t>
        </w:r>
        <w:r w:rsidRPr="00F449EF">
          <w:t xml:space="preserve">Сумматоры соединяются </w:t>
        </w:r>
      </w:ins>
      <w:ins w:id="385" w:author="Admin" w:date="2026-09-29T14:19:00Z" w16du:dateUtc="2026-09-29T11:19:00Z">
        <w:r>
          <w:t xml:space="preserve">так, чтобы </w:t>
        </w:r>
        <w:r>
          <w:rPr>
            <w:lang w:val="en-US"/>
          </w:rPr>
          <w:t>Cout</w:t>
        </w:r>
        <w:r>
          <w:t xml:space="preserve"> младшего вел в </w:t>
        </w:r>
        <w:r>
          <w:rPr>
            <w:lang w:val="en-US"/>
          </w:rPr>
          <w:t>Cin</w:t>
        </w:r>
        <w:r>
          <w:t xml:space="preserve"> следующего. </w:t>
        </w:r>
      </w:ins>
      <w:ins w:id="386" w:author="Admin" w:date="2026-09-29T14:20:00Z" w16du:dateUtc="2026-09-29T11:20:00Z">
        <w:r>
          <w:t>Это дает возможность складывать многоразрядные числа.</w:t>
        </w:r>
      </w:ins>
    </w:p>
    <w:p w14:paraId="2072E41D" w14:textId="790BB628" w:rsidR="005E5381" w:rsidRPr="00F449EF" w:rsidRDefault="005E5381" w:rsidP="005E5381">
      <w:pPr>
        <w:pStyle w:val="a3"/>
      </w:pPr>
      <w:r w:rsidRPr="00F449EF">
        <w:br/>
      </w:r>
      <w:r w:rsidRPr="00F449EF">
        <w:br/>
      </w:r>
    </w:p>
    <w:p w14:paraId="3EF4F31B" w14:textId="77777777" w:rsidR="00EB3C5B" w:rsidRDefault="00EB3C5B"/>
    <w:sectPr w:rsidR="00EB3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ocumentProtection w:edit="trackedChanges" w:enforcement="1" w:cryptProviderType="rsaAES" w:cryptAlgorithmClass="hash" w:cryptAlgorithmType="typeAny" w:cryptAlgorithmSid="14" w:cryptSpinCount="100000" w:hash="PaGD2dOurKJK2ZUcPLsmEOX82Mv7XevjSSetY053bj9LAIfPjyTvwTO5lWL1Sn/1WFr0Vy/zvIvzvOiPVUusUg==" w:salt="h/QbFpJ59OCUezbXVraGWw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E3"/>
    <w:rsid w:val="000A51D9"/>
    <w:rsid w:val="001A7190"/>
    <w:rsid w:val="001E04E3"/>
    <w:rsid w:val="00256340"/>
    <w:rsid w:val="002955C5"/>
    <w:rsid w:val="003D5D0C"/>
    <w:rsid w:val="005E5381"/>
    <w:rsid w:val="007B4332"/>
    <w:rsid w:val="009156EA"/>
    <w:rsid w:val="009C2CED"/>
    <w:rsid w:val="00B674AC"/>
    <w:rsid w:val="00EB3C5B"/>
    <w:rsid w:val="00F449EF"/>
    <w:rsid w:val="00FB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6022D"/>
  <w15:chartTrackingRefBased/>
  <w15:docId w15:val="{6BB890F5-7EB3-412A-8543-429C5302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Revision"/>
    <w:hidden/>
    <w:uiPriority w:val="99"/>
    <w:semiHidden/>
    <w:rsid w:val="009C2CED"/>
    <w:pPr>
      <w:spacing w:after="0" w:line="240" w:lineRule="auto"/>
    </w:pPr>
  </w:style>
  <w:style w:type="table" w:styleId="a5">
    <w:name w:val="Table Grid"/>
    <w:basedOn w:val="a1"/>
    <w:uiPriority w:val="39"/>
    <w:rsid w:val="00FB4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0A51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718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Admin</cp:lastModifiedBy>
  <cp:revision>12</cp:revision>
  <dcterms:created xsi:type="dcterms:W3CDTF">2026-09-29T10:25:00Z</dcterms:created>
  <dcterms:modified xsi:type="dcterms:W3CDTF">2026-09-29T11:30:00Z</dcterms:modified>
</cp:coreProperties>
</file>